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CA2560" w14:textId="77777777" w:rsidR="00DB1A0C" w:rsidRPr="00BD6618" w:rsidRDefault="00DB1A0C" w:rsidP="00733011">
      <w:pPr>
        <w:ind w:firstLineChars="0" w:firstLine="0"/>
        <w:rPr>
          <w:rFonts w:cs="Times New Roman"/>
          <w:color w:val="000000" w:themeColor="text1"/>
        </w:rPr>
      </w:pPr>
    </w:p>
    <w:p w14:paraId="7508CD1B" w14:textId="77777777" w:rsidR="00DB1A0C" w:rsidRPr="00BD6618" w:rsidRDefault="00DB1A0C" w:rsidP="00733011">
      <w:pPr>
        <w:ind w:firstLineChars="0" w:firstLine="0"/>
        <w:rPr>
          <w:rFonts w:cs="Times New Roman"/>
          <w:color w:val="000000" w:themeColor="text1"/>
        </w:rPr>
      </w:pPr>
    </w:p>
    <w:p w14:paraId="6DB180F6" w14:textId="77777777" w:rsidR="00DB1A0C" w:rsidRPr="00BD6618" w:rsidRDefault="00DB1A0C" w:rsidP="00733011">
      <w:pPr>
        <w:ind w:firstLineChars="0" w:firstLine="0"/>
        <w:rPr>
          <w:rFonts w:cs="Times New Roman"/>
          <w:color w:val="000000" w:themeColor="text1"/>
        </w:rPr>
      </w:pPr>
    </w:p>
    <w:p w14:paraId="4DAD5CD2" w14:textId="77777777" w:rsidR="00DB1A0C" w:rsidRPr="00BD6618" w:rsidRDefault="00DB1A0C" w:rsidP="00733011">
      <w:pPr>
        <w:ind w:firstLineChars="0" w:firstLine="0"/>
        <w:rPr>
          <w:rFonts w:cs="Times New Roman"/>
          <w:color w:val="000000" w:themeColor="text1"/>
        </w:rPr>
      </w:pPr>
    </w:p>
    <w:p w14:paraId="0ECEBD15" w14:textId="77777777" w:rsidR="00F51FA3" w:rsidRPr="00BD6618" w:rsidRDefault="00F51FA3" w:rsidP="00733011">
      <w:pPr>
        <w:ind w:firstLineChars="0" w:firstLine="0"/>
        <w:rPr>
          <w:rFonts w:cs="Times New Roman"/>
          <w:color w:val="000000" w:themeColor="text1"/>
        </w:rPr>
      </w:pPr>
    </w:p>
    <w:p w14:paraId="56C725F3" w14:textId="64C47E90" w:rsidR="00C06501" w:rsidRPr="00B20007" w:rsidRDefault="00521771" w:rsidP="00733011">
      <w:pPr>
        <w:pStyle w:val="aff0"/>
        <w:ind w:firstLineChars="0" w:firstLine="0"/>
        <w:rPr>
          <w:rFonts w:cs="Times New Roman"/>
          <w:color w:val="000000" w:themeColor="text1"/>
          <w:lang w:eastAsia="zh-CN"/>
        </w:rPr>
      </w:pPr>
      <w:r w:rsidRPr="00B20007">
        <w:rPr>
          <w:rFonts w:cs="Times New Roman"/>
          <w:color w:val="000000" w:themeColor="text1"/>
          <w:lang w:eastAsia="zh-CN"/>
        </w:rPr>
        <w:t>B30</w:t>
      </w:r>
      <w:r w:rsidRPr="00B20007">
        <w:rPr>
          <w:rFonts w:cs="Times New Roman"/>
          <w:color w:val="000000" w:themeColor="text1"/>
          <w:lang w:eastAsia="zh-CN"/>
        </w:rPr>
        <w:t>平台扭矩矢量</w:t>
      </w:r>
      <w:r w:rsidR="004E643D" w:rsidRPr="00B20007">
        <w:rPr>
          <w:rFonts w:cs="Times New Roman" w:hint="eastAsia"/>
          <w:color w:val="000000" w:themeColor="text1"/>
          <w:lang w:eastAsia="zh-CN"/>
        </w:rPr>
        <w:t>控制系统</w:t>
      </w:r>
      <w:r w:rsidRPr="00B20007">
        <w:rPr>
          <w:rFonts w:cs="Times New Roman"/>
          <w:color w:val="000000" w:themeColor="text1"/>
          <w:lang w:eastAsia="zh-CN"/>
        </w:rPr>
        <w:t>功能规范</w:t>
      </w:r>
    </w:p>
    <w:p w14:paraId="0C388CDE" w14:textId="77777777" w:rsidR="00F51FA3" w:rsidRPr="00B20007" w:rsidRDefault="00F51FA3" w:rsidP="00733011">
      <w:pPr>
        <w:ind w:firstLineChars="0" w:firstLine="0"/>
        <w:jc w:val="center"/>
        <w:rPr>
          <w:rFonts w:cs="Times New Roman"/>
          <w:b/>
          <w:color w:val="000000" w:themeColor="text1"/>
          <w:sz w:val="32"/>
          <w:szCs w:val="32"/>
          <w:lang w:val="en-GB"/>
        </w:rPr>
      </w:pPr>
    </w:p>
    <w:p w14:paraId="51345510" w14:textId="5EE5FC86" w:rsidR="006626BC" w:rsidRPr="00B20007" w:rsidRDefault="006626BC" w:rsidP="00733011">
      <w:pPr>
        <w:ind w:firstLineChars="0" w:firstLine="0"/>
        <w:jc w:val="center"/>
        <w:rPr>
          <w:rFonts w:cs="Times New Roman"/>
          <w:b/>
          <w:color w:val="000000" w:themeColor="text1"/>
          <w:sz w:val="32"/>
          <w:szCs w:val="32"/>
        </w:rPr>
      </w:pPr>
    </w:p>
    <w:p w14:paraId="1C368031" w14:textId="2074875F" w:rsidR="00F51FA3" w:rsidRPr="00B20007" w:rsidRDefault="00F51FA3" w:rsidP="00733011">
      <w:pPr>
        <w:ind w:firstLineChars="0" w:firstLine="0"/>
        <w:jc w:val="center"/>
        <w:rPr>
          <w:rFonts w:cs="Times New Roman"/>
          <w:b/>
          <w:color w:val="000000" w:themeColor="text1"/>
          <w:sz w:val="32"/>
          <w:szCs w:val="32"/>
        </w:rPr>
      </w:pPr>
    </w:p>
    <w:tbl>
      <w:tblPr>
        <w:tblW w:w="0" w:type="auto"/>
        <w:jc w:val="center"/>
        <w:tblLook w:val="01E0" w:firstRow="1" w:lastRow="1" w:firstColumn="1" w:lastColumn="1" w:noHBand="0" w:noVBand="0"/>
      </w:tblPr>
      <w:tblGrid>
        <w:gridCol w:w="1707"/>
        <w:gridCol w:w="2971"/>
      </w:tblGrid>
      <w:tr w:rsidR="00BD6618" w:rsidRPr="00B20007" w14:paraId="603E8F37" w14:textId="77777777" w:rsidTr="000B170A">
        <w:trPr>
          <w:trHeight w:hRule="exact" w:val="1134"/>
          <w:jc w:val="center"/>
        </w:trPr>
        <w:tc>
          <w:tcPr>
            <w:tcW w:w="1707" w:type="dxa"/>
            <w:vAlign w:val="bottom"/>
          </w:tcPr>
          <w:p w14:paraId="71E09E28" w14:textId="77777777" w:rsidR="00F51FA3" w:rsidRPr="00B20007" w:rsidRDefault="00F51FA3" w:rsidP="00733011">
            <w:pPr>
              <w:tabs>
                <w:tab w:val="left" w:pos="-197"/>
                <w:tab w:val="left" w:pos="898"/>
              </w:tabs>
              <w:adjustRightInd w:val="0"/>
              <w:snapToGrid w:val="0"/>
              <w:spacing w:line="480" w:lineRule="auto"/>
              <w:ind w:rightChars="-85" w:right="-204" w:firstLineChars="0" w:firstLine="0"/>
              <w:rPr>
                <w:rFonts w:cs="Times New Roman"/>
                <w:b/>
                <w:bCs/>
                <w:color w:val="000000" w:themeColor="text1"/>
                <w:sz w:val="32"/>
              </w:rPr>
            </w:pPr>
            <w:r w:rsidRPr="00B20007">
              <w:rPr>
                <w:rFonts w:cs="Times New Roman"/>
                <w:b/>
                <w:bCs/>
                <w:color w:val="000000" w:themeColor="text1"/>
                <w:sz w:val="32"/>
              </w:rPr>
              <w:t>编</w:t>
            </w:r>
            <w:r w:rsidRPr="00B20007">
              <w:rPr>
                <w:rFonts w:cs="Times New Roman"/>
                <w:b/>
                <w:bCs/>
                <w:color w:val="000000" w:themeColor="text1"/>
                <w:sz w:val="32"/>
              </w:rPr>
              <w:t xml:space="preserve">    </w:t>
            </w:r>
            <w:r w:rsidRPr="00B20007">
              <w:rPr>
                <w:rFonts w:cs="Times New Roman"/>
                <w:b/>
                <w:bCs/>
                <w:color w:val="000000" w:themeColor="text1"/>
                <w:sz w:val="32"/>
              </w:rPr>
              <w:t>制：</w:t>
            </w:r>
          </w:p>
        </w:tc>
        <w:tc>
          <w:tcPr>
            <w:tcW w:w="2971" w:type="dxa"/>
            <w:vAlign w:val="bottom"/>
          </w:tcPr>
          <w:p w14:paraId="512053E0" w14:textId="0F28F9AA" w:rsidR="00F51FA3" w:rsidRPr="00B20007" w:rsidRDefault="009A31D7" w:rsidP="00733011">
            <w:pPr>
              <w:adjustRightInd w:val="0"/>
              <w:snapToGrid w:val="0"/>
              <w:spacing w:line="480" w:lineRule="auto"/>
              <w:ind w:firstLineChars="0" w:firstLine="0"/>
              <w:rPr>
                <w:rFonts w:cs="Times New Roman"/>
                <w:b/>
                <w:bCs/>
                <w:color w:val="000000" w:themeColor="text1"/>
                <w:sz w:val="28"/>
                <w:szCs w:val="28"/>
                <w:u w:val="single"/>
              </w:rPr>
            </w:pPr>
            <w:r w:rsidRPr="009A31D7">
              <w:rPr>
                <w:rFonts w:cs="Times New Roman"/>
                <w:b/>
                <w:noProof/>
                <w:color w:val="000000" w:themeColor="text1"/>
                <w:sz w:val="32"/>
                <w:szCs w:val="32"/>
              </w:rPr>
              <w:drawing>
                <wp:anchor distT="0" distB="0" distL="114300" distR="114300" simplePos="0" relativeHeight="251658240" behindDoc="0" locked="0" layoutInCell="1" allowOverlap="1" wp14:anchorId="6581F8E1" wp14:editId="3AA90366">
                  <wp:simplePos x="0" y="0"/>
                  <wp:positionH relativeFrom="column">
                    <wp:posOffset>168910</wp:posOffset>
                  </wp:positionH>
                  <wp:positionV relativeFrom="paragraph">
                    <wp:posOffset>-173355</wp:posOffset>
                  </wp:positionV>
                  <wp:extent cx="810260" cy="311150"/>
                  <wp:effectExtent l="0" t="0" r="8890" b="0"/>
                  <wp:wrapNone/>
                  <wp:docPr id="4" name="图片 4" descr="F:\伊海笛\电子签名\伊海笛.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伊海笛\电子签名\伊海笛.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6227"/>
                          <a:stretch/>
                        </pic:blipFill>
                        <pic:spPr bwMode="auto">
                          <a:xfrm>
                            <a:off x="0" y="0"/>
                            <a:ext cx="810260" cy="3111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51FA3"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p>
        </w:tc>
      </w:tr>
      <w:tr w:rsidR="00BD6618" w:rsidRPr="00B20007" w14:paraId="2D098691" w14:textId="77777777" w:rsidTr="000B170A">
        <w:trPr>
          <w:trHeight w:hRule="exact" w:val="1418"/>
          <w:jc w:val="center"/>
        </w:trPr>
        <w:tc>
          <w:tcPr>
            <w:tcW w:w="1707" w:type="dxa"/>
            <w:vAlign w:val="bottom"/>
          </w:tcPr>
          <w:p w14:paraId="5B091ED3" w14:textId="77777777" w:rsidR="00F51FA3" w:rsidRPr="00B20007" w:rsidRDefault="00F51FA3" w:rsidP="00733011">
            <w:pPr>
              <w:tabs>
                <w:tab w:val="left" w:pos="890"/>
                <w:tab w:val="left" w:pos="1259"/>
                <w:tab w:val="left" w:pos="1316"/>
              </w:tabs>
              <w:adjustRightInd w:val="0"/>
              <w:snapToGrid w:val="0"/>
              <w:spacing w:line="480" w:lineRule="auto"/>
              <w:ind w:firstLineChars="0" w:firstLine="0"/>
              <w:rPr>
                <w:rFonts w:cs="Times New Roman"/>
                <w:b/>
                <w:bCs/>
                <w:color w:val="000000" w:themeColor="text1"/>
                <w:sz w:val="32"/>
              </w:rPr>
            </w:pPr>
            <w:r w:rsidRPr="00B20007">
              <w:rPr>
                <w:rFonts w:cs="Times New Roman"/>
                <w:b/>
                <w:bCs/>
                <w:color w:val="000000" w:themeColor="text1"/>
                <w:sz w:val="32"/>
              </w:rPr>
              <w:t>审</w:t>
            </w:r>
            <w:r w:rsidRPr="00B20007">
              <w:rPr>
                <w:rFonts w:cs="Times New Roman"/>
                <w:b/>
                <w:bCs/>
                <w:color w:val="000000" w:themeColor="text1"/>
                <w:sz w:val="32"/>
              </w:rPr>
              <w:t xml:space="preserve">    </w:t>
            </w:r>
            <w:r w:rsidRPr="00B20007">
              <w:rPr>
                <w:rFonts w:cs="Times New Roman"/>
                <w:b/>
                <w:bCs/>
                <w:color w:val="000000" w:themeColor="text1"/>
                <w:sz w:val="32"/>
              </w:rPr>
              <w:t>核：</w:t>
            </w:r>
          </w:p>
        </w:tc>
        <w:tc>
          <w:tcPr>
            <w:tcW w:w="2971" w:type="dxa"/>
            <w:vAlign w:val="bottom"/>
          </w:tcPr>
          <w:p w14:paraId="07F0696F" w14:textId="4050D609" w:rsidR="00F51FA3" w:rsidRPr="00B20007" w:rsidRDefault="00F51FA3"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r w:rsidR="00BD6618" w:rsidRPr="00B20007" w14:paraId="7810F96F" w14:textId="77777777" w:rsidTr="000B170A">
        <w:trPr>
          <w:trHeight w:hRule="exact" w:val="1418"/>
          <w:jc w:val="center"/>
        </w:trPr>
        <w:tc>
          <w:tcPr>
            <w:tcW w:w="1707" w:type="dxa"/>
            <w:vAlign w:val="bottom"/>
          </w:tcPr>
          <w:p w14:paraId="617C27D7" w14:textId="191BF0AA" w:rsidR="00F51FA3" w:rsidRPr="00B20007" w:rsidRDefault="00D7239E" w:rsidP="00733011">
            <w:pPr>
              <w:adjustRightInd w:val="0"/>
              <w:snapToGrid w:val="0"/>
              <w:spacing w:line="480" w:lineRule="auto"/>
              <w:ind w:firstLineChars="0" w:firstLine="0"/>
              <w:rPr>
                <w:rFonts w:cs="Times New Roman"/>
                <w:b/>
                <w:bCs/>
                <w:color w:val="000000" w:themeColor="text1"/>
                <w:sz w:val="32"/>
              </w:rPr>
            </w:pPr>
            <w:r>
              <w:rPr>
                <w:rFonts w:cs="Times New Roman" w:hint="eastAsia"/>
                <w:b/>
                <w:bCs/>
                <w:color w:val="000000" w:themeColor="text1"/>
                <w:sz w:val="32"/>
              </w:rPr>
              <w:t>会</w:t>
            </w:r>
            <w:r w:rsidR="00F51FA3" w:rsidRPr="00B20007">
              <w:rPr>
                <w:rFonts w:cs="Times New Roman"/>
                <w:b/>
                <w:bCs/>
                <w:color w:val="000000" w:themeColor="text1"/>
                <w:sz w:val="32"/>
              </w:rPr>
              <w:t xml:space="preserve">    </w:t>
            </w:r>
            <w:r>
              <w:rPr>
                <w:rFonts w:cs="Times New Roman" w:hint="eastAsia"/>
                <w:b/>
                <w:bCs/>
                <w:color w:val="000000" w:themeColor="text1"/>
                <w:sz w:val="32"/>
              </w:rPr>
              <w:t>签</w:t>
            </w:r>
            <w:r w:rsidR="00F51FA3" w:rsidRPr="00B20007">
              <w:rPr>
                <w:rFonts w:cs="Times New Roman"/>
                <w:b/>
                <w:bCs/>
                <w:color w:val="000000" w:themeColor="text1"/>
                <w:sz w:val="32"/>
              </w:rPr>
              <w:t>：</w:t>
            </w:r>
          </w:p>
        </w:tc>
        <w:tc>
          <w:tcPr>
            <w:tcW w:w="2971" w:type="dxa"/>
            <w:vAlign w:val="bottom"/>
          </w:tcPr>
          <w:p w14:paraId="731141AA" w14:textId="578F68D1" w:rsidR="00F51FA3" w:rsidRPr="00B20007" w:rsidRDefault="00F51FA3"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r w:rsidR="000D3DA1" w:rsidRPr="00B20007" w14:paraId="2919A8A3" w14:textId="77777777" w:rsidTr="000B170A">
        <w:trPr>
          <w:trHeight w:hRule="exact" w:val="1418"/>
          <w:jc w:val="center"/>
        </w:trPr>
        <w:tc>
          <w:tcPr>
            <w:tcW w:w="1707" w:type="dxa"/>
            <w:vAlign w:val="bottom"/>
          </w:tcPr>
          <w:p w14:paraId="0FF3A089" w14:textId="10BC0137" w:rsidR="000D3DA1" w:rsidRPr="00B20007" w:rsidRDefault="00D7239E" w:rsidP="00733011">
            <w:pPr>
              <w:adjustRightInd w:val="0"/>
              <w:snapToGrid w:val="0"/>
              <w:spacing w:line="480" w:lineRule="auto"/>
              <w:ind w:firstLineChars="0" w:firstLine="0"/>
              <w:rPr>
                <w:rFonts w:cs="Times New Roman"/>
                <w:b/>
                <w:bCs/>
                <w:color w:val="000000" w:themeColor="text1"/>
                <w:sz w:val="32"/>
              </w:rPr>
            </w:pPr>
            <w:r w:rsidRPr="00B20007">
              <w:rPr>
                <w:rFonts w:cs="Times New Roman"/>
                <w:b/>
                <w:bCs/>
                <w:color w:val="000000" w:themeColor="text1"/>
                <w:sz w:val="32"/>
              </w:rPr>
              <w:t>批</w:t>
            </w:r>
            <w:r w:rsidRPr="00B20007">
              <w:rPr>
                <w:rFonts w:cs="Times New Roman"/>
                <w:b/>
                <w:bCs/>
                <w:color w:val="000000" w:themeColor="text1"/>
                <w:sz w:val="32"/>
              </w:rPr>
              <w:t xml:space="preserve">    </w:t>
            </w:r>
            <w:r w:rsidRPr="00B20007">
              <w:rPr>
                <w:rFonts w:cs="Times New Roman"/>
                <w:b/>
                <w:bCs/>
                <w:color w:val="000000" w:themeColor="text1"/>
                <w:sz w:val="32"/>
              </w:rPr>
              <w:t>准</w:t>
            </w:r>
            <w:r w:rsidR="000D3DA1" w:rsidRPr="00B20007">
              <w:rPr>
                <w:rFonts w:cs="Times New Roman"/>
                <w:b/>
                <w:bCs/>
                <w:color w:val="000000" w:themeColor="text1"/>
                <w:sz w:val="32"/>
              </w:rPr>
              <w:t>：</w:t>
            </w:r>
          </w:p>
        </w:tc>
        <w:tc>
          <w:tcPr>
            <w:tcW w:w="2971" w:type="dxa"/>
            <w:vAlign w:val="bottom"/>
          </w:tcPr>
          <w:p w14:paraId="1062606B" w14:textId="712A0425" w:rsidR="000D3DA1" w:rsidRPr="00B20007" w:rsidRDefault="000D3DA1" w:rsidP="00733011">
            <w:pPr>
              <w:adjustRightInd w:val="0"/>
              <w:snapToGrid w:val="0"/>
              <w:spacing w:line="480" w:lineRule="auto"/>
              <w:ind w:firstLineChars="0" w:firstLine="0"/>
              <w:rPr>
                <w:rFonts w:cs="Times New Roman"/>
                <w:b/>
                <w:bCs/>
                <w:color w:val="000000" w:themeColor="text1"/>
                <w:sz w:val="28"/>
                <w:szCs w:val="28"/>
                <w:u w:val="single"/>
              </w:rPr>
            </w:pPr>
            <w:r w:rsidRPr="00B20007">
              <w:rPr>
                <w:rFonts w:cs="Times New Roman"/>
                <w:b/>
                <w:bCs/>
                <w:color w:val="000000" w:themeColor="text1"/>
                <w:sz w:val="28"/>
                <w:szCs w:val="28"/>
                <w:u w:val="single"/>
              </w:rPr>
              <w:t xml:space="preserve">         </w:t>
            </w:r>
            <w:r w:rsidR="000B170A">
              <w:rPr>
                <w:rFonts w:cs="Times New Roman"/>
                <w:b/>
                <w:bCs/>
                <w:color w:val="000000" w:themeColor="text1"/>
                <w:sz w:val="28"/>
                <w:szCs w:val="28"/>
                <w:u w:val="single"/>
              </w:rPr>
              <w:t xml:space="preserve">   </w:t>
            </w:r>
            <w:r w:rsidRPr="00B20007">
              <w:rPr>
                <w:rFonts w:cs="Times New Roman"/>
                <w:b/>
                <w:bCs/>
                <w:color w:val="000000" w:themeColor="text1"/>
                <w:sz w:val="28"/>
                <w:szCs w:val="28"/>
                <w:u w:val="single"/>
              </w:rPr>
              <w:t xml:space="preserve">     </w:t>
            </w:r>
          </w:p>
        </w:tc>
      </w:tr>
    </w:tbl>
    <w:p w14:paraId="3E40F502" w14:textId="47153320" w:rsidR="004F2214" w:rsidRPr="00B20007" w:rsidRDefault="004F2214" w:rsidP="00733011">
      <w:pPr>
        <w:ind w:firstLineChars="0" w:firstLine="0"/>
        <w:rPr>
          <w:rFonts w:cs="Times New Roman"/>
          <w:color w:val="000000" w:themeColor="text1"/>
          <w:sz w:val="32"/>
          <w:szCs w:val="3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33"/>
      </w:tblGrid>
      <w:tr w:rsidR="00BD6618" w:rsidRPr="00B20007" w14:paraId="517D7A8E" w14:textId="77777777" w:rsidTr="00EB579B">
        <w:trPr>
          <w:cantSplit/>
          <w:trHeight w:val="1276"/>
          <w:jc w:val="center"/>
        </w:trPr>
        <w:tc>
          <w:tcPr>
            <w:tcW w:w="9933" w:type="dxa"/>
          </w:tcPr>
          <w:p w14:paraId="52C54A60" w14:textId="77777777" w:rsidR="004F2214" w:rsidRPr="00B20007" w:rsidRDefault="004F2214" w:rsidP="00EB579B">
            <w:pPr>
              <w:ind w:firstLine="480"/>
              <w:rPr>
                <w:rFonts w:cs="Times New Roman"/>
                <w:color w:val="000000" w:themeColor="text1"/>
              </w:rPr>
            </w:pPr>
            <w:r w:rsidRPr="00B20007">
              <w:rPr>
                <w:rFonts w:cs="Times New Roman"/>
                <w:color w:val="000000" w:themeColor="text1"/>
              </w:rPr>
              <w:t>文件状态</w:t>
            </w:r>
            <w:r w:rsidRPr="00B20007">
              <w:rPr>
                <w:rFonts w:cs="Times New Roman"/>
                <w:color w:val="000000" w:themeColor="text1"/>
              </w:rPr>
              <w:t>( )</w:t>
            </w:r>
            <w:r w:rsidRPr="00B20007">
              <w:rPr>
                <w:rFonts w:cs="Times New Roman"/>
                <w:color w:val="000000" w:themeColor="text1"/>
              </w:rPr>
              <w:t>：</w:t>
            </w:r>
          </w:p>
          <w:p w14:paraId="75C323A8" w14:textId="7455A66A" w:rsidR="004F2214" w:rsidRPr="00B20007" w:rsidRDefault="004F2214" w:rsidP="00EB579B">
            <w:pPr>
              <w:ind w:firstLine="480"/>
              <w:rPr>
                <w:rFonts w:cs="Times New Roman"/>
                <w:color w:val="000000" w:themeColor="text1"/>
              </w:rPr>
            </w:pPr>
            <w:r w:rsidRPr="00B20007">
              <w:rPr>
                <w:rFonts w:cs="Times New Roman"/>
                <w:color w:val="000000" w:themeColor="text1"/>
              </w:rPr>
              <w:t>[</w:t>
            </w:r>
            <w:r w:rsidR="00127B8D" w:rsidRPr="00B20007">
              <w:rPr>
                <w:rFonts w:cs="Times New Roman"/>
                <w:color w:val="000000" w:themeColor="text1"/>
              </w:rPr>
              <w:t xml:space="preserve">  </w:t>
            </w:r>
            <w:r w:rsidRPr="00B20007">
              <w:rPr>
                <w:rFonts w:cs="Times New Roman"/>
                <w:color w:val="000000" w:themeColor="text1"/>
              </w:rPr>
              <w:t xml:space="preserve">] </w:t>
            </w:r>
            <w:r w:rsidRPr="00B20007">
              <w:rPr>
                <w:rFonts w:cs="Times New Roman"/>
                <w:color w:val="000000" w:themeColor="text1"/>
              </w:rPr>
              <w:t>草稿</w:t>
            </w:r>
            <w:r w:rsidRPr="00B20007">
              <w:rPr>
                <w:rFonts w:cs="Times New Roman"/>
                <w:color w:val="000000" w:themeColor="text1"/>
              </w:rPr>
              <w:t xml:space="preserve"> </w:t>
            </w:r>
          </w:p>
          <w:p w14:paraId="5A3BDB9E" w14:textId="132CE93B" w:rsidR="004F2214" w:rsidRPr="00B20007" w:rsidRDefault="004F2214" w:rsidP="00EB579B">
            <w:pPr>
              <w:ind w:firstLine="480"/>
              <w:rPr>
                <w:rFonts w:cs="Times New Roman"/>
                <w:color w:val="000000" w:themeColor="text1"/>
              </w:rPr>
            </w:pPr>
            <w:del w:id="1" w:author="Cursor技术评审" w:date="2026-09-14T10:53:04+00:00">
              <w:r>
                <w:delText xml:space="preserve">[√ ] 正式发布  </w:delText>
              </w:r>
            </w:del>
            <w:ins w:id="2" w:author="Cursor技术评审" w:date="2026-09-14T10:53:04+00:00">
              <w:r>
                <w:t xml:space="preserve">[  ] 正式发布</w:t>
              </w:r>
            </w:ins>
          </w:p>
          <w:p w14:paraId="45651257" w14:textId="180358DB" w:rsidR="004F2214" w:rsidRPr="00B20007" w:rsidRDefault="004F2214" w:rsidP="00AE26CD">
            <w:pPr>
              <w:ind w:firstLine="480"/>
              <w:rPr>
                <w:rFonts w:cs="Times New Roman"/>
                <w:color w:val="000000" w:themeColor="text1"/>
              </w:rPr>
            </w:pPr>
            <w:del w:id="3" w:author="Cursor技术评审" w:date="2026-09-14T10:53:04+00:00">
              <w:r>
                <w:delText xml:space="preserve">[  ] 正在修改  </w:delText>
              </w:r>
            </w:del>
            <w:ins w:id="4" w:author="Cursor技术评审" w:date="2026-09-14T10:53:04+00:00">
              <w:r>
                <w:t>[√ ] 正在修改</w:t>
              </w:r>
            </w:ins>
          </w:p>
        </w:tc>
      </w:tr>
    </w:tbl>
    <w:p w14:paraId="5F0E24C6" w14:textId="79EFDEAD" w:rsidR="00C06501" w:rsidRPr="00B20007" w:rsidRDefault="004F2214" w:rsidP="00C06501">
      <w:pPr>
        <w:ind w:firstLine="562"/>
        <w:rPr>
          <w:rFonts w:cs="Times New Roman"/>
          <w:color w:val="000000" w:themeColor="text1"/>
        </w:rPr>
      </w:pPr>
      <w:r w:rsidRPr="00B20007">
        <w:rPr>
          <w:rFonts w:cs="Times New Roman"/>
          <w:b/>
          <w:color w:val="000000" w:themeColor="text1"/>
          <w:sz w:val="28"/>
          <w:szCs w:val="28"/>
        </w:rPr>
        <w:br w:type="page"/>
      </w:r>
      <w:bookmarkStart w:id="0" w:name="_Toc533583864"/>
    </w:p>
    <w:bookmarkStart w:id="1" w:name="_Toc136613027" w:displacedByCustomXml="next"/>
    <w:sdt>
      <w:sdtPr>
        <w:rPr>
          <w:rFonts w:ascii="Times New Roman" w:eastAsia="宋体" w:hAnsi="Times New Roman" w:cs="Times New Roman"/>
          <w:b/>
          <w:color w:val="000000" w:themeColor="text1"/>
          <w:kern w:val="2"/>
          <w:sz w:val="21"/>
          <w:szCs w:val="22"/>
        </w:rPr>
        <w:id w:val="1203283332"/>
        <w:docPartObj>
          <w:docPartGallery w:val="Table of Contents"/>
          <w:docPartUnique/>
        </w:docPartObj>
      </w:sdtPr>
      <w:sdtEndPr>
        <w:rPr>
          <w:rFonts w:eastAsiaTheme="minorEastAsia"/>
          <w:b w:val="0"/>
          <w:sz w:val="24"/>
          <w:lang w:val="zh-CN"/>
        </w:rPr>
      </w:sdtEndPr>
      <w:sdtContent>
        <w:bookmarkEnd w:id="1" w:displacedByCustomXml="prev"/>
        <w:p w14:paraId="402EA8A3" w14:textId="77777777" w:rsidR="006A2BED" w:rsidRDefault="00C06501" w:rsidP="00C06501">
          <w:pPr>
            <w:pStyle w:val="TOC"/>
            <w:ind w:firstLine="422"/>
            <w:rPr>
              <w:noProof/>
            </w:rPr>
          </w:pPr>
          <w:r w:rsidRPr="00B20007">
            <w:rPr>
              <w:rFonts w:ascii="Times New Roman" w:hAnsi="Times New Roman" w:cs="Times New Roman"/>
              <w:color w:val="000000" w:themeColor="text1"/>
            </w:rPr>
            <w:t>目录</w:t>
          </w:r>
          <w:r w:rsidRPr="00B20007">
            <w:rPr>
              <w:rFonts w:ascii="Times New Roman" w:hAnsi="Times New Roman" w:cs="Times New Roman"/>
              <w:color w:val="000000" w:themeColor="text1"/>
            </w:rPr>
            <w:t xml:space="preserve"> </w:t>
          </w:r>
          <w:r w:rsidRPr="00B20007">
            <w:rPr>
              <w:rFonts w:ascii="Times New Roman" w:eastAsia="黑体" w:hAnsi="Times New Roman" w:cs="Times New Roman"/>
              <w:b/>
              <w:bCs/>
              <w:caps/>
              <w:color w:val="000000" w:themeColor="text1"/>
              <w:sz w:val="20"/>
            </w:rPr>
            <w:fldChar w:fldCharType="begin"/>
          </w:r>
          <w:r w:rsidRPr="00B20007">
            <w:rPr>
              <w:rFonts w:ascii="Times New Roman" w:hAnsi="Times New Roman" w:cs="Times New Roman"/>
              <w:color w:val="000000" w:themeColor="text1"/>
            </w:rPr>
            <w:instrText xml:space="preserve"> TOC \o "1-3" \h \z \u </w:instrText>
          </w:r>
          <w:r w:rsidRPr="00B20007">
            <w:rPr>
              <w:rFonts w:ascii="Times New Roman" w:eastAsia="黑体" w:hAnsi="Times New Roman" w:cs="Times New Roman"/>
              <w:b/>
              <w:bCs/>
              <w:caps/>
              <w:color w:val="000000" w:themeColor="text1"/>
              <w:sz w:val="20"/>
            </w:rPr>
            <w:fldChar w:fldCharType="separate"/>
          </w:r>
        </w:p>
        <w:p w14:paraId="59084D67" w14:textId="6F84D6D6" w:rsidR="006A2BED" w:rsidRDefault="00C838E1">
          <w:pPr>
            <w:pStyle w:val="11"/>
            <w:tabs>
              <w:tab w:val="right" w:leader="dot" w:pos="10338"/>
            </w:tabs>
            <w:ind w:firstLine="480"/>
            <w:rPr>
              <w:rFonts w:asciiTheme="minorHAnsi" w:hAnsiTheme="minorHAnsi"/>
              <w:noProof/>
              <w:sz w:val="21"/>
            </w:rPr>
          </w:pPr>
          <w:hyperlink w:anchor="_Toc237853538" w:history="1">
            <w:r w:rsidR="006A2BED" w:rsidRPr="00F51AB3">
              <w:rPr>
                <w:rStyle w:val="a9"/>
                <w:rFonts w:cs="Times New Roman"/>
                <w:noProof/>
              </w:rPr>
              <w:t>1.</w:t>
            </w:r>
            <w:r w:rsidR="006A2BED" w:rsidRPr="00F51AB3">
              <w:rPr>
                <w:rStyle w:val="a9"/>
                <w:rFonts w:cs="Times New Roman" w:hint="eastAsia"/>
                <w:noProof/>
              </w:rPr>
              <w:t>文件更新履历</w:t>
            </w:r>
            <w:r w:rsidR="006A2BED">
              <w:rPr>
                <w:noProof/>
                <w:webHidden/>
              </w:rPr>
              <w:tab/>
            </w:r>
            <w:r w:rsidR="006A2BED">
              <w:rPr>
                <w:noProof/>
                <w:webHidden/>
              </w:rPr>
              <w:fldChar w:fldCharType="begin"/>
            </w:r>
            <w:r w:rsidR="006A2BED">
              <w:rPr>
                <w:noProof/>
                <w:webHidden/>
              </w:rPr>
              <w:instrText xml:space="preserve"> PAGEREF _Toc237853538 \h </w:instrText>
            </w:r>
            <w:r w:rsidR="006A2BED">
              <w:rPr>
                <w:noProof/>
                <w:webHidden/>
              </w:rPr>
            </w:r>
            <w:r w:rsidR="006A2BED">
              <w:rPr>
                <w:noProof/>
                <w:webHidden/>
              </w:rPr>
              <w:fldChar w:fldCharType="separate"/>
            </w:r>
            <w:r w:rsidR="005B6C0F">
              <w:rPr>
                <w:noProof/>
                <w:webHidden/>
              </w:rPr>
              <w:t>1</w:t>
            </w:r>
            <w:r w:rsidR="006A2BED">
              <w:rPr>
                <w:noProof/>
                <w:webHidden/>
              </w:rPr>
              <w:fldChar w:fldCharType="end"/>
            </w:r>
          </w:hyperlink>
        </w:p>
        <w:p w14:paraId="2E8E609B" w14:textId="6B163073" w:rsidR="006A2BED" w:rsidRDefault="00C838E1">
          <w:pPr>
            <w:pStyle w:val="11"/>
            <w:tabs>
              <w:tab w:val="right" w:leader="dot" w:pos="10338"/>
            </w:tabs>
            <w:ind w:firstLine="480"/>
            <w:rPr>
              <w:rFonts w:asciiTheme="minorHAnsi" w:hAnsiTheme="minorHAnsi"/>
              <w:noProof/>
              <w:sz w:val="21"/>
            </w:rPr>
          </w:pPr>
          <w:hyperlink w:anchor="_Toc237853539" w:history="1">
            <w:r w:rsidR="006A2BED" w:rsidRPr="00F51AB3">
              <w:rPr>
                <w:rStyle w:val="a9"/>
                <w:rFonts w:cs="Times New Roman"/>
                <w:noProof/>
              </w:rPr>
              <w:t>2.</w:t>
            </w:r>
            <w:r w:rsidR="006A2BED" w:rsidRPr="00F51AB3">
              <w:rPr>
                <w:rStyle w:val="a9"/>
                <w:rFonts w:cs="Times New Roman" w:hint="eastAsia"/>
                <w:noProof/>
              </w:rPr>
              <w:t>扭矩矢量控制系统概述</w:t>
            </w:r>
            <w:r w:rsidR="006A2BED">
              <w:rPr>
                <w:noProof/>
                <w:webHidden/>
              </w:rPr>
              <w:tab/>
            </w:r>
            <w:r w:rsidR="006A2BED">
              <w:rPr>
                <w:noProof/>
                <w:webHidden/>
              </w:rPr>
              <w:fldChar w:fldCharType="begin"/>
            </w:r>
            <w:r w:rsidR="006A2BED">
              <w:rPr>
                <w:noProof/>
                <w:webHidden/>
              </w:rPr>
              <w:instrText xml:space="preserve"> PAGEREF _Toc237853539 \h </w:instrText>
            </w:r>
            <w:r w:rsidR="006A2BED">
              <w:rPr>
                <w:noProof/>
                <w:webHidden/>
              </w:rPr>
            </w:r>
            <w:r w:rsidR="006A2BED">
              <w:rPr>
                <w:noProof/>
                <w:webHidden/>
              </w:rPr>
              <w:fldChar w:fldCharType="separate"/>
            </w:r>
            <w:r w:rsidR="005B6C0F">
              <w:rPr>
                <w:noProof/>
                <w:webHidden/>
              </w:rPr>
              <w:t>2</w:t>
            </w:r>
            <w:r w:rsidR="006A2BED">
              <w:rPr>
                <w:noProof/>
                <w:webHidden/>
              </w:rPr>
              <w:fldChar w:fldCharType="end"/>
            </w:r>
          </w:hyperlink>
        </w:p>
        <w:p w14:paraId="271CDB46" w14:textId="3721F57D" w:rsidR="006A2BED" w:rsidRDefault="00C838E1">
          <w:pPr>
            <w:pStyle w:val="11"/>
            <w:tabs>
              <w:tab w:val="right" w:leader="dot" w:pos="10338"/>
            </w:tabs>
            <w:ind w:firstLine="480"/>
            <w:rPr>
              <w:rFonts w:asciiTheme="minorHAnsi" w:hAnsiTheme="minorHAnsi"/>
              <w:noProof/>
              <w:sz w:val="21"/>
            </w:rPr>
          </w:pPr>
          <w:hyperlink w:anchor="_Toc237853540" w:history="1">
            <w:r w:rsidR="006A2BED" w:rsidRPr="00F51AB3">
              <w:rPr>
                <w:rStyle w:val="a9"/>
                <w:rFonts w:cs="Times New Roman"/>
                <w:noProof/>
              </w:rPr>
              <w:t>3.</w:t>
            </w:r>
            <w:r w:rsidR="006A2BED" w:rsidRPr="00F51AB3">
              <w:rPr>
                <w:rStyle w:val="a9"/>
                <w:rFonts w:cs="Times New Roman" w:hint="eastAsia"/>
                <w:noProof/>
              </w:rPr>
              <w:t>车辆信号</w:t>
            </w:r>
            <w:r w:rsidR="006A2BED">
              <w:rPr>
                <w:noProof/>
                <w:webHidden/>
              </w:rPr>
              <w:tab/>
            </w:r>
            <w:r w:rsidR="006A2BED">
              <w:rPr>
                <w:noProof/>
                <w:webHidden/>
              </w:rPr>
              <w:fldChar w:fldCharType="begin"/>
            </w:r>
            <w:r w:rsidR="006A2BED">
              <w:rPr>
                <w:noProof/>
                <w:webHidden/>
              </w:rPr>
              <w:instrText xml:space="preserve"> PAGEREF _Toc237853540 \h </w:instrText>
            </w:r>
            <w:r w:rsidR="006A2BED">
              <w:rPr>
                <w:noProof/>
                <w:webHidden/>
              </w:rPr>
            </w:r>
            <w:r w:rsidR="006A2BED">
              <w:rPr>
                <w:noProof/>
                <w:webHidden/>
              </w:rPr>
              <w:fldChar w:fldCharType="separate"/>
            </w:r>
            <w:r w:rsidR="005B6C0F">
              <w:rPr>
                <w:noProof/>
                <w:webHidden/>
              </w:rPr>
              <w:t>2</w:t>
            </w:r>
            <w:r w:rsidR="006A2BED">
              <w:rPr>
                <w:noProof/>
                <w:webHidden/>
              </w:rPr>
              <w:fldChar w:fldCharType="end"/>
            </w:r>
          </w:hyperlink>
        </w:p>
        <w:p w14:paraId="1914D26A" w14:textId="4858338A" w:rsidR="006A2BED" w:rsidRDefault="00C838E1">
          <w:pPr>
            <w:pStyle w:val="31"/>
            <w:tabs>
              <w:tab w:val="right" w:leader="dot" w:pos="10338"/>
            </w:tabs>
            <w:ind w:firstLine="440"/>
            <w:rPr>
              <w:rFonts w:asciiTheme="minorHAnsi" w:hAnsiTheme="minorHAnsi" w:cstheme="minorBidi"/>
              <w:noProof/>
              <w:kern w:val="2"/>
              <w:sz w:val="21"/>
            </w:rPr>
          </w:pPr>
          <w:hyperlink w:anchor="_Toc237853541" w:history="1">
            <w:r w:rsidR="006A2BED" w:rsidRPr="00F51AB3">
              <w:rPr>
                <w:rStyle w:val="a9"/>
                <w:noProof/>
              </w:rPr>
              <w:t xml:space="preserve">3.1 </w:t>
            </w:r>
            <w:r w:rsidR="006A2BED" w:rsidRPr="00F51AB3">
              <w:rPr>
                <w:rStyle w:val="a9"/>
                <w:rFonts w:hint="eastAsia"/>
                <w:noProof/>
              </w:rPr>
              <w:t>输入信号</w:t>
            </w:r>
            <w:r w:rsidR="006A2BED">
              <w:rPr>
                <w:noProof/>
                <w:webHidden/>
              </w:rPr>
              <w:tab/>
            </w:r>
            <w:r w:rsidR="006A2BED">
              <w:rPr>
                <w:noProof/>
                <w:webHidden/>
              </w:rPr>
              <w:fldChar w:fldCharType="begin"/>
            </w:r>
            <w:r w:rsidR="006A2BED">
              <w:rPr>
                <w:noProof/>
                <w:webHidden/>
              </w:rPr>
              <w:instrText xml:space="preserve"> PAGEREF _Toc237853541 \h </w:instrText>
            </w:r>
            <w:r w:rsidR="006A2BED">
              <w:rPr>
                <w:noProof/>
                <w:webHidden/>
              </w:rPr>
            </w:r>
            <w:r w:rsidR="006A2BED">
              <w:rPr>
                <w:noProof/>
                <w:webHidden/>
              </w:rPr>
              <w:fldChar w:fldCharType="separate"/>
            </w:r>
            <w:r w:rsidR="005B6C0F">
              <w:rPr>
                <w:noProof/>
                <w:webHidden/>
              </w:rPr>
              <w:t>2</w:t>
            </w:r>
            <w:r w:rsidR="006A2BED">
              <w:rPr>
                <w:noProof/>
                <w:webHidden/>
              </w:rPr>
              <w:fldChar w:fldCharType="end"/>
            </w:r>
          </w:hyperlink>
        </w:p>
        <w:p w14:paraId="4ED8F902" w14:textId="689914E5" w:rsidR="006A2BED" w:rsidRDefault="00C838E1">
          <w:pPr>
            <w:pStyle w:val="31"/>
            <w:tabs>
              <w:tab w:val="right" w:leader="dot" w:pos="10338"/>
            </w:tabs>
            <w:ind w:firstLine="440"/>
            <w:rPr>
              <w:rFonts w:asciiTheme="minorHAnsi" w:hAnsiTheme="minorHAnsi" w:cstheme="minorBidi"/>
              <w:noProof/>
              <w:kern w:val="2"/>
              <w:sz w:val="21"/>
            </w:rPr>
          </w:pPr>
          <w:hyperlink w:anchor="_Toc237853542" w:history="1">
            <w:r w:rsidR="006A2BED" w:rsidRPr="00F51AB3">
              <w:rPr>
                <w:rStyle w:val="a9"/>
                <w:noProof/>
              </w:rPr>
              <w:t xml:space="preserve">3.2 </w:t>
            </w:r>
            <w:r w:rsidR="006A2BED" w:rsidRPr="00F51AB3">
              <w:rPr>
                <w:rStyle w:val="a9"/>
                <w:rFonts w:hint="eastAsia"/>
                <w:noProof/>
              </w:rPr>
              <w:t>输出报文及信号</w:t>
            </w:r>
            <w:r w:rsidR="006A2BED">
              <w:rPr>
                <w:noProof/>
                <w:webHidden/>
              </w:rPr>
              <w:tab/>
            </w:r>
            <w:r w:rsidR="006A2BED">
              <w:rPr>
                <w:noProof/>
                <w:webHidden/>
              </w:rPr>
              <w:fldChar w:fldCharType="begin"/>
            </w:r>
            <w:r w:rsidR="006A2BED">
              <w:rPr>
                <w:noProof/>
                <w:webHidden/>
              </w:rPr>
              <w:instrText xml:space="preserve"> PAGEREF _Toc237853542 \h </w:instrText>
            </w:r>
            <w:r w:rsidR="006A2BED">
              <w:rPr>
                <w:noProof/>
                <w:webHidden/>
              </w:rPr>
            </w:r>
            <w:r w:rsidR="006A2BED">
              <w:rPr>
                <w:noProof/>
                <w:webHidden/>
              </w:rPr>
              <w:fldChar w:fldCharType="separate"/>
            </w:r>
            <w:r w:rsidR="005B6C0F">
              <w:rPr>
                <w:noProof/>
                <w:webHidden/>
              </w:rPr>
              <w:t>8</w:t>
            </w:r>
            <w:r w:rsidR="006A2BED">
              <w:rPr>
                <w:noProof/>
                <w:webHidden/>
              </w:rPr>
              <w:fldChar w:fldCharType="end"/>
            </w:r>
          </w:hyperlink>
        </w:p>
        <w:p w14:paraId="74D5AD05" w14:textId="0D47C368" w:rsidR="006A2BED" w:rsidRDefault="00C838E1">
          <w:pPr>
            <w:pStyle w:val="11"/>
            <w:tabs>
              <w:tab w:val="right" w:leader="dot" w:pos="10338"/>
            </w:tabs>
            <w:ind w:firstLine="480"/>
            <w:rPr>
              <w:rFonts w:asciiTheme="minorHAnsi" w:hAnsiTheme="minorHAnsi"/>
              <w:noProof/>
              <w:sz w:val="21"/>
            </w:rPr>
          </w:pPr>
          <w:hyperlink w:anchor="_Toc237853543" w:history="1">
            <w:r w:rsidR="006A2BED" w:rsidRPr="00F51AB3">
              <w:rPr>
                <w:rStyle w:val="a9"/>
                <w:rFonts w:cs="Times New Roman"/>
                <w:noProof/>
              </w:rPr>
              <w:t>4.</w:t>
            </w:r>
            <w:r w:rsidR="006A2BED" w:rsidRPr="00F51AB3">
              <w:rPr>
                <w:rStyle w:val="a9"/>
                <w:rFonts w:cs="Times New Roman" w:hint="eastAsia"/>
                <w:noProof/>
              </w:rPr>
              <w:t>功能策略</w:t>
            </w:r>
            <w:r w:rsidR="006A2BED">
              <w:rPr>
                <w:noProof/>
                <w:webHidden/>
              </w:rPr>
              <w:tab/>
            </w:r>
            <w:r w:rsidR="006A2BED">
              <w:rPr>
                <w:noProof/>
                <w:webHidden/>
              </w:rPr>
              <w:fldChar w:fldCharType="begin"/>
            </w:r>
            <w:r w:rsidR="006A2BED">
              <w:rPr>
                <w:noProof/>
                <w:webHidden/>
              </w:rPr>
              <w:instrText xml:space="preserve"> PAGEREF _Toc237853543 \h </w:instrText>
            </w:r>
            <w:r w:rsidR="006A2BED">
              <w:rPr>
                <w:noProof/>
                <w:webHidden/>
              </w:rPr>
            </w:r>
            <w:r w:rsidR="006A2BED">
              <w:rPr>
                <w:noProof/>
                <w:webHidden/>
              </w:rPr>
              <w:fldChar w:fldCharType="separate"/>
            </w:r>
            <w:r w:rsidR="005B6C0F">
              <w:rPr>
                <w:noProof/>
                <w:webHidden/>
              </w:rPr>
              <w:t>12</w:t>
            </w:r>
            <w:r w:rsidR="006A2BED">
              <w:rPr>
                <w:noProof/>
                <w:webHidden/>
              </w:rPr>
              <w:fldChar w:fldCharType="end"/>
            </w:r>
          </w:hyperlink>
        </w:p>
        <w:p w14:paraId="445B9D37" w14:textId="0DD58664" w:rsidR="006A2BED" w:rsidRDefault="00C838E1">
          <w:pPr>
            <w:pStyle w:val="31"/>
            <w:tabs>
              <w:tab w:val="right" w:leader="dot" w:pos="10338"/>
            </w:tabs>
            <w:ind w:firstLine="440"/>
            <w:rPr>
              <w:rFonts w:asciiTheme="minorHAnsi" w:hAnsiTheme="minorHAnsi" w:cstheme="minorBidi"/>
              <w:noProof/>
              <w:kern w:val="2"/>
              <w:sz w:val="21"/>
            </w:rPr>
          </w:pPr>
          <w:hyperlink w:anchor="_Toc237853544" w:history="1">
            <w:r w:rsidR="006A2BED" w:rsidRPr="00F51AB3">
              <w:rPr>
                <w:rStyle w:val="a9"/>
                <w:noProof/>
              </w:rPr>
              <w:t xml:space="preserve">4.1 </w:t>
            </w:r>
            <w:r w:rsidR="006A2BED" w:rsidRPr="00F51AB3">
              <w:rPr>
                <w:rStyle w:val="a9"/>
                <w:rFonts w:hint="eastAsia"/>
                <w:noProof/>
              </w:rPr>
              <w:t>四驱功能</w:t>
            </w:r>
            <w:r w:rsidR="006A2BED">
              <w:rPr>
                <w:noProof/>
                <w:webHidden/>
              </w:rPr>
              <w:tab/>
            </w:r>
            <w:r w:rsidR="006A2BED">
              <w:rPr>
                <w:noProof/>
                <w:webHidden/>
              </w:rPr>
              <w:fldChar w:fldCharType="begin"/>
            </w:r>
            <w:r w:rsidR="006A2BED">
              <w:rPr>
                <w:noProof/>
                <w:webHidden/>
              </w:rPr>
              <w:instrText xml:space="preserve"> PAGEREF _Toc237853544 \h </w:instrText>
            </w:r>
            <w:r w:rsidR="006A2BED">
              <w:rPr>
                <w:noProof/>
                <w:webHidden/>
              </w:rPr>
            </w:r>
            <w:r w:rsidR="006A2BED">
              <w:rPr>
                <w:noProof/>
                <w:webHidden/>
              </w:rPr>
              <w:fldChar w:fldCharType="separate"/>
            </w:r>
            <w:r w:rsidR="005B6C0F">
              <w:rPr>
                <w:noProof/>
                <w:webHidden/>
              </w:rPr>
              <w:t>12</w:t>
            </w:r>
            <w:r w:rsidR="006A2BED">
              <w:rPr>
                <w:noProof/>
                <w:webHidden/>
              </w:rPr>
              <w:fldChar w:fldCharType="end"/>
            </w:r>
          </w:hyperlink>
        </w:p>
        <w:p w14:paraId="09AB1F53" w14:textId="0C9464D2" w:rsidR="006A2BED" w:rsidRDefault="00C838E1">
          <w:pPr>
            <w:pStyle w:val="31"/>
            <w:tabs>
              <w:tab w:val="right" w:leader="dot" w:pos="10338"/>
            </w:tabs>
            <w:ind w:firstLine="440"/>
            <w:rPr>
              <w:rFonts w:asciiTheme="minorHAnsi" w:hAnsiTheme="minorHAnsi" w:cstheme="minorBidi"/>
              <w:noProof/>
              <w:kern w:val="2"/>
              <w:sz w:val="21"/>
            </w:rPr>
          </w:pPr>
          <w:hyperlink w:anchor="_Toc237853545" w:history="1">
            <w:r w:rsidR="006A2BED" w:rsidRPr="00F51AB3">
              <w:rPr>
                <w:rStyle w:val="a9"/>
                <w:noProof/>
              </w:rPr>
              <w:t>4.2 ELD</w:t>
            </w:r>
            <w:r w:rsidR="006A2BED" w:rsidRPr="00F51AB3">
              <w:rPr>
                <w:rStyle w:val="a9"/>
                <w:rFonts w:hint="eastAsia"/>
                <w:noProof/>
              </w:rPr>
              <w:t>功能</w:t>
            </w:r>
            <w:r w:rsidR="006A2BED">
              <w:rPr>
                <w:noProof/>
                <w:webHidden/>
              </w:rPr>
              <w:tab/>
            </w:r>
            <w:r w:rsidR="006A2BED">
              <w:rPr>
                <w:noProof/>
                <w:webHidden/>
              </w:rPr>
              <w:fldChar w:fldCharType="begin"/>
            </w:r>
            <w:r w:rsidR="006A2BED">
              <w:rPr>
                <w:noProof/>
                <w:webHidden/>
              </w:rPr>
              <w:instrText xml:space="preserve"> PAGEREF _Toc237853545 \h </w:instrText>
            </w:r>
            <w:r w:rsidR="006A2BED">
              <w:rPr>
                <w:noProof/>
                <w:webHidden/>
              </w:rPr>
            </w:r>
            <w:r w:rsidR="006A2BED">
              <w:rPr>
                <w:noProof/>
                <w:webHidden/>
              </w:rPr>
              <w:fldChar w:fldCharType="separate"/>
            </w:r>
            <w:r w:rsidR="005B6C0F">
              <w:rPr>
                <w:noProof/>
                <w:webHidden/>
              </w:rPr>
              <w:t>14</w:t>
            </w:r>
            <w:r w:rsidR="006A2BED">
              <w:rPr>
                <w:noProof/>
                <w:webHidden/>
              </w:rPr>
              <w:fldChar w:fldCharType="end"/>
            </w:r>
          </w:hyperlink>
        </w:p>
        <w:p w14:paraId="04DD6C8D" w14:textId="11C92112" w:rsidR="006A2BED" w:rsidRDefault="00C838E1">
          <w:pPr>
            <w:pStyle w:val="31"/>
            <w:tabs>
              <w:tab w:val="right" w:leader="dot" w:pos="10338"/>
            </w:tabs>
            <w:ind w:firstLine="440"/>
            <w:rPr>
              <w:rFonts w:asciiTheme="minorHAnsi" w:hAnsiTheme="minorHAnsi" w:cstheme="minorBidi"/>
              <w:noProof/>
              <w:kern w:val="2"/>
              <w:sz w:val="21"/>
            </w:rPr>
          </w:pPr>
          <w:hyperlink w:anchor="_Toc237853546" w:history="1">
            <w:r w:rsidR="006A2BED" w:rsidRPr="00F51AB3">
              <w:rPr>
                <w:rStyle w:val="a9"/>
                <w:noProof/>
              </w:rPr>
              <w:t>4.3</w:t>
            </w:r>
            <w:r w:rsidR="006A2BED" w:rsidRPr="00F51AB3">
              <w:rPr>
                <w:rStyle w:val="a9"/>
                <w:rFonts w:hint="eastAsia"/>
                <w:noProof/>
              </w:rPr>
              <w:t>限滑功能</w:t>
            </w:r>
            <w:r w:rsidR="006A2BED">
              <w:rPr>
                <w:noProof/>
                <w:webHidden/>
              </w:rPr>
              <w:tab/>
            </w:r>
            <w:r w:rsidR="006A2BED">
              <w:rPr>
                <w:noProof/>
                <w:webHidden/>
              </w:rPr>
              <w:fldChar w:fldCharType="begin"/>
            </w:r>
            <w:r w:rsidR="006A2BED">
              <w:rPr>
                <w:noProof/>
                <w:webHidden/>
              </w:rPr>
              <w:instrText xml:space="preserve"> PAGEREF _Toc237853546 \h </w:instrText>
            </w:r>
            <w:r w:rsidR="006A2BED">
              <w:rPr>
                <w:noProof/>
                <w:webHidden/>
              </w:rPr>
            </w:r>
            <w:r w:rsidR="006A2BED">
              <w:rPr>
                <w:noProof/>
                <w:webHidden/>
              </w:rPr>
              <w:fldChar w:fldCharType="separate"/>
            </w:r>
            <w:r w:rsidR="005B6C0F">
              <w:rPr>
                <w:noProof/>
                <w:webHidden/>
              </w:rPr>
              <w:t>17</w:t>
            </w:r>
            <w:r w:rsidR="006A2BED">
              <w:rPr>
                <w:noProof/>
                <w:webHidden/>
              </w:rPr>
              <w:fldChar w:fldCharType="end"/>
            </w:r>
          </w:hyperlink>
        </w:p>
        <w:p w14:paraId="3D9A15F2" w14:textId="4BC0E5BF" w:rsidR="006A2BED" w:rsidRDefault="00C838E1">
          <w:pPr>
            <w:pStyle w:val="31"/>
            <w:tabs>
              <w:tab w:val="right" w:leader="dot" w:pos="10338"/>
            </w:tabs>
            <w:ind w:firstLine="440"/>
            <w:rPr>
              <w:rFonts w:asciiTheme="minorHAnsi" w:hAnsiTheme="minorHAnsi" w:cstheme="minorBidi"/>
              <w:noProof/>
              <w:kern w:val="2"/>
              <w:sz w:val="21"/>
            </w:rPr>
          </w:pPr>
          <w:hyperlink w:anchor="_Toc237853547" w:history="1">
            <w:r w:rsidR="006A2BED" w:rsidRPr="00F51AB3">
              <w:rPr>
                <w:rStyle w:val="a9"/>
                <w:noProof/>
              </w:rPr>
              <w:t>4.4</w:t>
            </w:r>
            <w:r w:rsidR="006A2BED" w:rsidRPr="00F51AB3">
              <w:rPr>
                <w:rStyle w:val="a9"/>
                <w:rFonts w:hint="eastAsia"/>
                <w:noProof/>
              </w:rPr>
              <w:t>断开功能</w:t>
            </w:r>
            <w:r w:rsidR="006A2BED">
              <w:rPr>
                <w:noProof/>
                <w:webHidden/>
              </w:rPr>
              <w:tab/>
            </w:r>
            <w:r w:rsidR="006A2BED">
              <w:rPr>
                <w:noProof/>
                <w:webHidden/>
              </w:rPr>
              <w:fldChar w:fldCharType="begin"/>
            </w:r>
            <w:r w:rsidR="006A2BED">
              <w:rPr>
                <w:noProof/>
                <w:webHidden/>
              </w:rPr>
              <w:instrText xml:space="preserve"> PAGEREF _Toc237853547 \h </w:instrText>
            </w:r>
            <w:r w:rsidR="006A2BED">
              <w:rPr>
                <w:noProof/>
                <w:webHidden/>
              </w:rPr>
            </w:r>
            <w:r w:rsidR="006A2BED">
              <w:rPr>
                <w:noProof/>
                <w:webHidden/>
              </w:rPr>
              <w:fldChar w:fldCharType="separate"/>
            </w:r>
            <w:r w:rsidR="005B6C0F">
              <w:rPr>
                <w:noProof/>
                <w:webHidden/>
              </w:rPr>
              <w:t>23</w:t>
            </w:r>
            <w:r w:rsidR="006A2BED">
              <w:rPr>
                <w:noProof/>
                <w:webHidden/>
              </w:rPr>
              <w:fldChar w:fldCharType="end"/>
            </w:r>
          </w:hyperlink>
        </w:p>
        <w:p w14:paraId="5B48ABA5" w14:textId="5FA144BE" w:rsidR="006A2BED" w:rsidRDefault="00C838E1">
          <w:pPr>
            <w:pStyle w:val="11"/>
            <w:tabs>
              <w:tab w:val="right" w:leader="dot" w:pos="10338"/>
            </w:tabs>
            <w:ind w:firstLine="480"/>
            <w:rPr>
              <w:rFonts w:asciiTheme="minorHAnsi" w:hAnsiTheme="minorHAnsi"/>
              <w:noProof/>
              <w:sz w:val="21"/>
            </w:rPr>
          </w:pPr>
          <w:hyperlink w:anchor="_Toc237853548" w:history="1">
            <w:r w:rsidR="006A2BED" w:rsidRPr="00F51AB3">
              <w:rPr>
                <w:rStyle w:val="a9"/>
                <w:rFonts w:cs="Times New Roman"/>
                <w:noProof/>
              </w:rPr>
              <w:t>5.</w:t>
            </w:r>
            <w:r w:rsidR="006A2BED" w:rsidRPr="00F51AB3">
              <w:rPr>
                <w:rStyle w:val="a9"/>
                <w:rFonts w:cs="Times New Roman" w:hint="eastAsia"/>
                <w:noProof/>
              </w:rPr>
              <w:t>故障策略</w:t>
            </w:r>
            <w:r w:rsidR="006A2BED">
              <w:rPr>
                <w:noProof/>
                <w:webHidden/>
              </w:rPr>
              <w:tab/>
            </w:r>
            <w:r w:rsidR="006A2BED">
              <w:rPr>
                <w:noProof/>
                <w:webHidden/>
              </w:rPr>
              <w:fldChar w:fldCharType="begin"/>
            </w:r>
            <w:r w:rsidR="006A2BED">
              <w:rPr>
                <w:noProof/>
                <w:webHidden/>
              </w:rPr>
              <w:instrText xml:space="preserve"> PAGEREF _Toc237853548 \h </w:instrText>
            </w:r>
            <w:r w:rsidR="006A2BED">
              <w:rPr>
                <w:noProof/>
                <w:webHidden/>
              </w:rPr>
            </w:r>
            <w:r w:rsidR="006A2BED">
              <w:rPr>
                <w:noProof/>
                <w:webHidden/>
              </w:rPr>
              <w:fldChar w:fldCharType="separate"/>
            </w:r>
            <w:r w:rsidR="005B6C0F">
              <w:rPr>
                <w:noProof/>
                <w:webHidden/>
              </w:rPr>
              <w:t>23</w:t>
            </w:r>
            <w:r w:rsidR="006A2BED">
              <w:rPr>
                <w:noProof/>
                <w:webHidden/>
              </w:rPr>
              <w:fldChar w:fldCharType="end"/>
            </w:r>
          </w:hyperlink>
        </w:p>
        <w:p w14:paraId="0DEDC4C4" w14:textId="7C1DDEBB" w:rsidR="006A2BED" w:rsidRDefault="00C838E1">
          <w:pPr>
            <w:pStyle w:val="11"/>
            <w:tabs>
              <w:tab w:val="right" w:leader="dot" w:pos="10338"/>
            </w:tabs>
            <w:ind w:firstLine="480"/>
            <w:rPr>
              <w:rFonts w:asciiTheme="minorHAnsi" w:hAnsiTheme="minorHAnsi"/>
              <w:noProof/>
              <w:sz w:val="21"/>
            </w:rPr>
          </w:pPr>
          <w:hyperlink w:anchor="_Toc237853549" w:history="1">
            <w:r w:rsidR="006A2BED" w:rsidRPr="00F51AB3">
              <w:rPr>
                <w:rStyle w:val="a9"/>
                <w:rFonts w:cs="Times New Roman"/>
                <w:noProof/>
              </w:rPr>
              <w:t xml:space="preserve">6. </w:t>
            </w:r>
            <w:r w:rsidR="006A2BED" w:rsidRPr="00F51AB3">
              <w:rPr>
                <w:rStyle w:val="a9"/>
                <w:rFonts w:cs="Times New Roman" w:hint="eastAsia"/>
                <w:noProof/>
              </w:rPr>
              <w:t>记录文档</w:t>
            </w:r>
            <w:r w:rsidR="006A2BED">
              <w:rPr>
                <w:noProof/>
                <w:webHidden/>
              </w:rPr>
              <w:tab/>
            </w:r>
            <w:r w:rsidR="006A2BED">
              <w:rPr>
                <w:noProof/>
                <w:webHidden/>
              </w:rPr>
              <w:fldChar w:fldCharType="begin"/>
            </w:r>
            <w:r w:rsidR="006A2BED">
              <w:rPr>
                <w:noProof/>
                <w:webHidden/>
              </w:rPr>
              <w:instrText xml:space="preserve"> PAGEREF _Toc237853549 \h </w:instrText>
            </w:r>
            <w:r w:rsidR="006A2BED">
              <w:rPr>
                <w:noProof/>
                <w:webHidden/>
              </w:rPr>
            </w:r>
            <w:r w:rsidR="006A2BED">
              <w:rPr>
                <w:noProof/>
                <w:webHidden/>
              </w:rPr>
              <w:fldChar w:fldCharType="separate"/>
            </w:r>
            <w:r w:rsidR="005B6C0F">
              <w:rPr>
                <w:noProof/>
                <w:webHidden/>
              </w:rPr>
              <w:t>24</w:t>
            </w:r>
            <w:r w:rsidR="006A2BED">
              <w:rPr>
                <w:noProof/>
                <w:webHidden/>
              </w:rPr>
              <w:fldChar w:fldCharType="end"/>
            </w:r>
          </w:hyperlink>
        </w:p>
        <w:p w14:paraId="035B6E41" w14:textId="77777777" w:rsidR="00C06501" w:rsidRPr="00B20007" w:rsidRDefault="00C06501" w:rsidP="00C06501">
          <w:pPr>
            <w:ind w:firstLine="480"/>
            <w:rPr>
              <w:rFonts w:cs="Times New Roman"/>
              <w:color w:val="000000" w:themeColor="text1"/>
              <w:lang w:val="zh-CN"/>
            </w:rPr>
          </w:pPr>
          <w:r w:rsidRPr="00B20007">
            <w:rPr>
              <w:rFonts w:cs="Times New Roman"/>
              <w:color w:val="000000" w:themeColor="text1"/>
              <w:lang w:val="zh-CN"/>
            </w:rPr>
            <w:fldChar w:fldCharType="end"/>
          </w:r>
        </w:p>
        <w:p w14:paraId="5714561A" w14:textId="769F3461" w:rsidR="00C06501" w:rsidRPr="00B20007" w:rsidRDefault="00C838E1" w:rsidP="00C06501">
          <w:pPr>
            <w:pStyle w:val="11"/>
            <w:ind w:firstLine="480"/>
            <w:rPr>
              <w:rStyle w:val="aff1"/>
              <w:rFonts w:ascii="Times New Roman" w:eastAsiaTheme="minorEastAsia" w:hAnsi="Times New Roman" w:cs="Times New Roman"/>
              <w:b w:val="0"/>
              <w:bCs w:val="0"/>
              <w:i w:val="0"/>
              <w:color w:val="000000" w:themeColor="text1"/>
              <w:spacing w:val="0"/>
              <w:sz w:val="21"/>
            </w:rPr>
          </w:pPr>
        </w:p>
      </w:sdtContent>
    </w:sdt>
    <w:p w14:paraId="1087B451" w14:textId="3DDE6D68" w:rsidR="00C06501" w:rsidRPr="00B20007" w:rsidRDefault="00C06501" w:rsidP="00C06501">
      <w:pPr>
        <w:ind w:firstLine="480"/>
        <w:rPr>
          <w:rFonts w:cs="Times New Roman"/>
          <w:color w:val="000000" w:themeColor="text1"/>
        </w:rPr>
      </w:pPr>
    </w:p>
    <w:p w14:paraId="19180B2C" w14:textId="1991459A" w:rsidR="00165C68" w:rsidRPr="00B20007" w:rsidRDefault="00165C68" w:rsidP="00C06501">
      <w:pPr>
        <w:ind w:firstLine="480"/>
        <w:rPr>
          <w:rFonts w:cs="Times New Roman"/>
          <w:color w:val="000000" w:themeColor="text1"/>
        </w:rPr>
      </w:pPr>
    </w:p>
    <w:p w14:paraId="7527EC33" w14:textId="18C54AFC" w:rsidR="00165C68" w:rsidRPr="00B20007" w:rsidRDefault="00165C68" w:rsidP="00C06501">
      <w:pPr>
        <w:ind w:firstLine="480"/>
        <w:rPr>
          <w:rFonts w:cs="Times New Roman"/>
          <w:color w:val="000000" w:themeColor="text1"/>
        </w:rPr>
      </w:pPr>
    </w:p>
    <w:p w14:paraId="63DA6010" w14:textId="3CF51BC7" w:rsidR="00165C68" w:rsidRPr="00B20007" w:rsidRDefault="00165C68" w:rsidP="00C06501">
      <w:pPr>
        <w:ind w:firstLine="480"/>
        <w:rPr>
          <w:rFonts w:cs="Times New Roman"/>
          <w:color w:val="000000" w:themeColor="text1"/>
        </w:rPr>
      </w:pPr>
    </w:p>
    <w:p w14:paraId="22377B6F" w14:textId="7BAC7412" w:rsidR="00165C68" w:rsidRPr="00B20007" w:rsidRDefault="00165C68" w:rsidP="00C06501">
      <w:pPr>
        <w:ind w:firstLine="480"/>
        <w:rPr>
          <w:rFonts w:cs="Times New Roman"/>
          <w:color w:val="000000" w:themeColor="text1"/>
        </w:rPr>
      </w:pPr>
    </w:p>
    <w:p w14:paraId="21EDE0EF" w14:textId="6501E2C7" w:rsidR="00165C68" w:rsidRPr="00B20007" w:rsidRDefault="00165C68" w:rsidP="00C06501">
      <w:pPr>
        <w:ind w:firstLine="480"/>
        <w:rPr>
          <w:rFonts w:cs="Times New Roman"/>
          <w:color w:val="000000" w:themeColor="text1"/>
        </w:rPr>
      </w:pPr>
    </w:p>
    <w:p w14:paraId="1465CC34" w14:textId="30200AB1" w:rsidR="00165C68" w:rsidRPr="00B20007" w:rsidRDefault="00165C68" w:rsidP="00C06501">
      <w:pPr>
        <w:ind w:firstLine="480"/>
        <w:rPr>
          <w:rFonts w:cs="Times New Roman"/>
          <w:color w:val="000000" w:themeColor="text1"/>
        </w:rPr>
      </w:pPr>
    </w:p>
    <w:p w14:paraId="5846E358" w14:textId="3163A2F8" w:rsidR="00165C68" w:rsidRPr="00B20007" w:rsidRDefault="00165C68" w:rsidP="00C06501">
      <w:pPr>
        <w:ind w:firstLine="480"/>
        <w:rPr>
          <w:rFonts w:cs="Times New Roman"/>
          <w:color w:val="000000" w:themeColor="text1"/>
        </w:rPr>
      </w:pPr>
    </w:p>
    <w:p w14:paraId="566FC56E" w14:textId="5541D6F6" w:rsidR="00165C68" w:rsidRPr="00B20007" w:rsidRDefault="00165C68" w:rsidP="00C06501">
      <w:pPr>
        <w:ind w:firstLine="480"/>
        <w:rPr>
          <w:rFonts w:cs="Times New Roman"/>
          <w:color w:val="000000" w:themeColor="text1"/>
        </w:rPr>
      </w:pPr>
    </w:p>
    <w:p w14:paraId="4B9372C5" w14:textId="77777777" w:rsidR="00BD6618" w:rsidRPr="00B20007" w:rsidRDefault="00BD6618" w:rsidP="00BD6618">
      <w:pPr>
        <w:ind w:firstLineChars="0" w:firstLine="0"/>
        <w:rPr>
          <w:rFonts w:cs="Times New Roman"/>
          <w:color w:val="000000" w:themeColor="text1"/>
        </w:rPr>
        <w:sectPr w:rsidR="00BD6618" w:rsidRPr="00B20007" w:rsidSect="00A8348C">
          <w:headerReference w:type="even" r:id="rId9"/>
          <w:headerReference w:type="default" r:id="rId10"/>
          <w:footerReference w:type="even" r:id="rId11"/>
          <w:footerReference w:type="default" r:id="rId12"/>
          <w:headerReference w:type="first" r:id="rId13"/>
          <w:footerReference w:type="first" r:id="rId14"/>
          <w:pgSz w:w="11906" w:h="16838"/>
          <w:pgMar w:top="1440" w:right="849" w:bottom="1440" w:left="709" w:header="510" w:footer="964" w:gutter="0"/>
          <w:pgNumType w:start="1"/>
          <w:cols w:space="425"/>
          <w:docGrid w:type="lines" w:linePitch="312"/>
        </w:sectPr>
      </w:pPr>
    </w:p>
    <w:p w14:paraId="411D42D8" w14:textId="0B65C262" w:rsidR="00C06501" w:rsidRPr="00B20007" w:rsidRDefault="00A45E56" w:rsidP="00C06501">
      <w:pPr>
        <w:pStyle w:val="13"/>
        <w:ind w:firstLine="482"/>
        <w:rPr>
          <w:rFonts w:cs="Times New Roman"/>
          <w:color w:val="000000" w:themeColor="text1"/>
        </w:rPr>
      </w:pPr>
      <w:bookmarkStart w:id="2" w:name="_Toc508472663"/>
      <w:bookmarkStart w:id="3" w:name="_Toc508545464"/>
      <w:bookmarkStart w:id="4" w:name="_Toc237853538"/>
      <w:bookmarkEnd w:id="2"/>
      <w:bookmarkEnd w:id="3"/>
      <w:r w:rsidRPr="00B20007">
        <w:rPr>
          <w:rFonts w:cs="Times New Roman"/>
          <w:color w:val="000000" w:themeColor="text1"/>
        </w:rPr>
        <w:lastRenderedPageBreak/>
        <w:t>1</w:t>
      </w:r>
      <w:r w:rsidR="00C06501" w:rsidRPr="00B20007">
        <w:rPr>
          <w:rFonts w:cs="Times New Roman"/>
          <w:color w:val="000000" w:themeColor="text1"/>
        </w:rPr>
        <w:t>.</w:t>
      </w:r>
      <w:r w:rsidR="00C06501" w:rsidRPr="00B20007">
        <w:rPr>
          <w:rFonts w:cs="Times New Roman"/>
          <w:color w:val="000000" w:themeColor="text1"/>
        </w:rPr>
        <w:t>文件更新履历</w:t>
      </w:r>
      <w:bookmarkEnd w:id="4"/>
      <w:r w:rsidR="00C06501" w:rsidRPr="00B20007">
        <w:rPr>
          <w:rFonts w:cs="Times New Roman"/>
          <w:color w:val="000000" w:themeColor="text1"/>
        </w:rPr>
        <w:t xml:space="preserve"> </w:t>
      </w:r>
    </w:p>
    <w:p>
      <w:pPr>
        <w:pStyle w:val="3"/>
        <w:spacing w:before="0" w:after="0" w:line="312" w:lineRule="auto"/>
        <w:ind w:firstLineChars="0" w:firstLine="0"/>
        <w:rPr>
          <w:rFonts w:cs="Times New Roman"/>
          <w:color w:val="000000" w:themeColor="text1"/>
          <w:sz w:val="21"/>
          <w:szCs w:val="21"/>
        </w:rPr>
      </w:pPr>
      <w:ins w:id="7" w:author="Cursor技术评审" w:date="2026-09-14T10:53:04+00:00">
        <w:r>
          <w:rPr>
            <w:b/>
          </w:rPr>
          <w:t>1.1 文档适用基线</w:t>
        </w:r>
      </w:ins>
    </w:p>
    <w:p>
      <w:pPr>
        <w:ind w:firstLine="480"/>
        <w:rPr>
          <w:rFonts w:cs="Times New Roman"/>
          <w:noProof/>
          <w:color w:val="000000" w:themeColor="text1"/>
        </w:rPr>
      </w:pPr>
      <w:ins w:id="8" w:author="Cursor技术评审" w:date="2026-09-14T10:53:04+00:00">
        <w:r>
          <w:t>文档编号、适用车型配置、VTC_RL/VTC_RR软硬件版本、DBC/ICD版本、供应商接口版本、生效日期及批准记录均为受控发布条件。上述信息当前缺失，状态标记为【待项目补充】，补齐并完成批准前，本文件不得作为软件实施或供应商验收基线。</w:t>
        </w:r>
      </w:ins>
    </w:p>
    <w:p>
      <w:pPr>
        <w:ind w:firstLine="480"/>
        <w:rPr>
          <w:rFonts w:cs="Times New Roman"/>
          <w:noProof/>
          <w:color w:val="000000" w:themeColor="text1"/>
        </w:rPr>
      </w:pPr>
      <w:ins w:id="9" w:author="Cursor技术评审" w:date="2026-09-14T10:53:04+00:00">
        <w:r>
          <w:t>需求条款应采用“唯一ID＋前置条件＋触发条件＋预期行为＋数值/时序＋输入无效处理＋验证方法＋责任方”的格式。本文修订保留原章节编号，需求ID将在需求管理工具建立后补充。</w:t>
        </w:r>
      </w:ins>
    </w:p>
    <w:tbl>
      <w:tblPr>
        <w:tblStyle w:val="aa"/>
        <w:tblW w:w="9646" w:type="dxa"/>
        <w:jc w:val="center"/>
        <w:shd w:val="clear" w:color="auto" w:fill="F2F2F2" w:themeFill="background1" w:themeFillShade="F2"/>
        <w:tblLayout w:type="fixed"/>
        <w:tblLook w:val="04A0" w:firstRow="1" w:lastRow="0" w:firstColumn="1" w:lastColumn="0" w:noHBand="0" w:noVBand="1"/>
      </w:tblPr>
      <w:tblGrid>
        <w:gridCol w:w="1555"/>
        <w:gridCol w:w="1360"/>
        <w:gridCol w:w="1571"/>
        <w:gridCol w:w="2466"/>
        <w:gridCol w:w="1276"/>
        <w:gridCol w:w="1418"/>
      </w:tblGrid>
      <w:tr w:rsidR="00BD6618" w:rsidRPr="00B20007" w14:paraId="46B7A02C" w14:textId="77777777" w:rsidTr="00012CD1">
        <w:trPr>
          <w:jc w:val="center"/>
        </w:trPr>
        <w:tc>
          <w:tcPr>
            <w:tcW w:w="1555" w:type="dxa"/>
            <w:shd w:val="clear" w:color="auto" w:fill="F2F2F2" w:themeFill="background1" w:themeFillShade="F2"/>
            <w:vAlign w:val="center"/>
          </w:tcPr>
          <w:p w14:paraId="1A9A33E2"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版本</w:t>
            </w:r>
          </w:p>
          <w:p w14:paraId="28C52FA8"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Version</w:t>
            </w:r>
          </w:p>
        </w:tc>
        <w:tc>
          <w:tcPr>
            <w:tcW w:w="1360" w:type="dxa"/>
            <w:shd w:val="clear" w:color="auto" w:fill="F2F2F2" w:themeFill="background1" w:themeFillShade="F2"/>
            <w:vAlign w:val="center"/>
          </w:tcPr>
          <w:p w14:paraId="2FC20F9B"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作者</w:t>
            </w:r>
          </w:p>
          <w:p w14:paraId="42DD8367"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Author</w:t>
            </w:r>
          </w:p>
        </w:tc>
        <w:tc>
          <w:tcPr>
            <w:tcW w:w="1571" w:type="dxa"/>
            <w:shd w:val="clear" w:color="auto" w:fill="F2F2F2" w:themeFill="background1" w:themeFillShade="F2"/>
            <w:vAlign w:val="center"/>
          </w:tcPr>
          <w:p w14:paraId="4706D4F1"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创建日期</w:t>
            </w:r>
          </w:p>
          <w:p w14:paraId="6C24092D"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Issue Date</w:t>
            </w:r>
          </w:p>
        </w:tc>
        <w:tc>
          <w:tcPr>
            <w:tcW w:w="2466" w:type="dxa"/>
            <w:shd w:val="clear" w:color="auto" w:fill="F2F2F2" w:themeFill="background1" w:themeFillShade="F2"/>
            <w:vAlign w:val="center"/>
          </w:tcPr>
          <w:p w14:paraId="3D80E534"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变更描述</w:t>
            </w:r>
          </w:p>
          <w:p w14:paraId="14E5DE6D"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Change Description</w:t>
            </w:r>
          </w:p>
        </w:tc>
        <w:tc>
          <w:tcPr>
            <w:tcW w:w="1276" w:type="dxa"/>
            <w:shd w:val="clear" w:color="auto" w:fill="F2F2F2" w:themeFill="background1" w:themeFillShade="F2"/>
          </w:tcPr>
          <w:p w14:paraId="5FF198C5"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审核</w:t>
            </w:r>
          </w:p>
          <w:p w14:paraId="5192A99A" w14:textId="6899F005" w:rsidR="00EE5AA6" w:rsidRPr="00B20007" w:rsidRDefault="00EE5AA6" w:rsidP="00733011">
            <w:pPr>
              <w:ind w:firstLineChars="0" w:firstLine="0"/>
              <w:rPr>
                <w:rFonts w:cs="Times New Roman"/>
                <w:color w:val="000000" w:themeColor="text1"/>
              </w:rPr>
            </w:pPr>
            <w:r w:rsidRPr="00B20007">
              <w:rPr>
                <w:rFonts w:cs="Times New Roman"/>
                <w:color w:val="000000" w:themeColor="text1"/>
              </w:rPr>
              <w:t>Audit</w:t>
            </w:r>
          </w:p>
        </w:tc>
        <w:tc>
          <w:tcPr>
            <w:tcW w:w="1418" w:type="dxa"/>
            <w:shd w:val="clear" w:color="auto" w:fill="F2F2F2" w:themeFill="background1" w:themeFillShade="F2"/>
            <w:vAlign w:val="center"/>
          </w:tcPr>
          <w:p w14:paraId="02816705"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批准</w:t>
            </w:r>
          </w:p>
          <w:p w14:paraId="3959D7C6"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Approval</w:t>
            </w:r>
          </w:p>
        </w:tc>
      </w:tr>
      <w:tr w:rsidR="00BD6618" w:rsidRPr="00B20007" w14:paraId="02851079" w14:textId="77777777" w:rsidTr="00012CD1">
        <w:trPr>
          <w:jc w:val="center"/>
        </w:trPr>
        <w:tc>
          <w:tcPr>
            <w:tcW w:w="1555" w:type="dxa"/>
            <w:shd w:val="clear" w:color="auto" w:fill="F2F2F2" w:themeFill="background1" w:themeFillShade="F2"/>
            <w:vAlign w:val="center"/>
          </w:tcPr>
          <w:p w14:paraId="0D888F47" w14:textId="7BFC1B8A"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V</w:t>
            </w:r>
            <w:r w:rsidR="00BE17F5" w:rsidRPr="00B20007">
              <w:rPr>
                <w:rFonts w:cs="Times New Roman"/>
                <w:color w:val="000000" w:themeColor="text1"/>
              </w:rPr>
              <w:t>1.0</w:t>
            </w:r>
          </w:p>
        </w:tc>
        <w:tc>
          <w:tcPr>
            <w:tcW w:w="1360" w:type="dxa"/>
            <w:shd w:val="clear" w:color="auto" w:fill="F2F2F2" w:themeFill="background1" w:themeFillShade="F2"/>
            <w:vAlign w:val="center"/>
          </w:tcPr>
          <w:p w14:paraId="4AED61B9" w14:textId="0365EA53" w:rsidR="00C06501" w:rsidRPr="00B20007" w:rsidRDefault="006256DC" w:rsidP="00733011">
            <w:pPr>
              <w:ind w:firstLineChars="0" w:firstLine="0"/>
              <w:rPr>
                <w:rFonts w:cs="Times New Roman"/>
                <w:color w:val="000000" w:themeColor="text1"/>
              </w:rPr>
            </w:pPr>
            <w:r w:rsidRPr="00B20007">
              <w:rPr>
                <w:rFonts w:cs="Times New Roman"/>
                <w:color w:val="000000" w:themeColor="text1"/>
              </w:rPr>
              <w:t>伊海笛</w:t>
            </w:r>
          </w:p>
        </w:tc>
        <w:tc>
          <w:tcPr>
            <w:tcW w:w="1571" w:type="dxa"/>
            <w:shd w:val="clear" w:color="auto" w:fill="F2F2F2" w:themeFill="background1" w:themeFillShade="F2"/>
            <w:vAlign w:val="center"/>
          </w:tcPr>
          <w:p w14:paraId="0FCAC243" w14:textId="688B64B5"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202</w:t>
            </w:r>
            <w:r w:rsidR="006256DC" w:rsidRPr="00B20007">
              <w:rPr>
                <w:rFonts w:cs="Times New Roman"/>
                <w:color w:val="000000" w:themeColor="text1"/>
              </w:rPr>
              <w:t>6</w:t>
            </w:r>
            <w:r w:rsidRPr="00B20007">
              <w:rPr>
                <w:rFonts w:cs="Times New Roman"/>
                <w:color w:val="000000" w:themeColor="text1"/>
              </w:rPr>
              <w:t>.</w:t>
            </w:r>
            <w:r w:rsidR="00233E8E" w:rsidRPr="00B20007">
              <w:rPr>
                <w:rFonts w:cs="Times New Roman"/>
                <w:color w:val="000000" w:themeColor="text1"/>
              </w:rPr>
              <w:t>8.</w:t>
            </w:r>
            <w:r w:rsidR="0036477F">
              <w:rPr>
                <w:rFonts w:cs="Times New Roman" w:hint="eastAsia"/>
                <w:color w:val="000000" w:themeColor="text1"/>
              </w:rPr>
              <w:t>14</w:t>
            </w:r>
          </w:p>
        </w:tc>
        <w:tc>
          <w:tcPr>
            <w:tcW w:w="2466" w:type="dxa"/>
            <w:shd w:val="clear" w:color="auto" w:fill="F2F2F2" w:themeFill="background1" w:themeFillShade="F2"/>
            <w:vAlign w:val="center"/>
          </w:tcPr>
          <w:p w14:paraId="708B45D3" w14:textId="77777777" w:rsidR="00C06501" w:rsidRPr="00B20007" w:rsidRDefault="00C06501" w:rsidP="00733011">
            <w:pPr>
              <w:ind w:firstLineChars="0" w:firstLine="0"/>
              <w:rPr>
                <w:rFonts w:cs="Times New Roman"/>
                <w:color w:val="000000" w:themeColor="text1"/>
              </w:rPr>
            </w:pPr>
            <w:r w:rsidRPr="00B20007">
              <w:rPr>
                <w:rFonts w:cs="Times New Roman"/>
                <w:color w:val="000000" w:themeColor="text1"/>
              </w:rPr>
              <w:t>发布评审</w:t>
            </w:r>
          </w:p>
        </w:tc>
        <w:tc>
          <w:tcPr>
            <w:tcW w:w="1276" w:type="dxa"/>
            <w:shd w:val="clear" w:color="auto" w:fill="F2F2F2" w:themeFill="background1" w:themeFillShade="F2"/>
          </w:tcPr>
          <w:p w14:paraId="2A02A66A" w14:textId="2C7AAB5B" w:rsidR="00C06501" w:rsidRPr="00B20007" w:rsidRDefault="00521771" w:rsidP="00733011">
            <w:pPr>
              <w:ind w:firstLineChars="0" w:firstLine="0"/>
              <w:rPr>
                <w:rFonts w:cs="Times New Roman"/>
                <w:color w:val="000000" w:themeColor="text1"/>
              </w:rPr>
            </w:pPr>
            <w:r w:rsidRPr="00B20007">
              <w:rPr>
                <w:rFonts w:cs="Times New Roman"/>
                <w:color w:val="000000" w:themeColor="text1"/>
              </w:rPr>
              <w:t>薛娜娜</w:t>
            </w:r>
          </w:p>
        </w:tc>
        <w:tc>
          <w:tcPr>
            <w:tcW w:w="1418" w:type="dxa"/>
            <w:shd w:val="clear" w:color="auto" w:fill="F2F2F2" w:themeFill="background1" w:themeFillShade="F2"/>
            <w:vAlign w:val="center"/>
          </w:tcPr>
          <w:p w14:paraId="42B7069A" w14:textId="0262237A" w:rsidR="00C06501" w:rsidRPr="00B20007" w:rsidRDefault="0036477F" w:rsidP="00733011">
            <w:pPr>
              <w:ind w:firstLineChars="0" w:firstLine="0"/>
              <w:rPr>
                <w:rFonts w:cs="Times New Roman"/>
                <w:color w:val="000000" w:themeColor="text1"/>
              </w:rPr>
            </w:pPr>
            <w:r>
              <w:rPr>
                <w:rFonts w:cs="Times New Roman" w:hint="eastAsia"/>
                <w:color w:val="000000" w:themeColor="text1"/>
              </w:rPr>
              <w:t>马江丰</w:t>
            </w:r>
          </w:p>
        </w:tc>
      </w:tr>
      <w:tr w:rsidR="00BD6618" w:rsidRPr="00B20007" w14:paraId="6491C2C9" w14:textId="77777777" w:rsidTr="00012CD1">
        <w:trPr>
          <w:jc w:val="center"/>
        </w:trPr>
        <w:tc>
          <w:tcPr>
            <w:tcW w:w="1555" w:type="dxa"/>
            <w:shd w:val="clear" w:color="auto" w:fill="F2F2F2" w:themeFill="background1" w:themeFillShade="F2"/>
            <w:vAlign w:val="center"/>
          </w:tcPr>
          <w:p w14:paraId="45D5B338" w14:textId="51068DE6" w:rsidR="00C06501" w:rsidRPr="00B20007" w:rsidRDefault="00C06501" w:rsidP="00733011">
            <w:pPr>
              <w:ind w:firstLineChars="0" w:firstLine="0"/>
              <w:rPr>
                <w:rFonts w:cs="Times New Roman"/>
                <w:color w:val="000000" w:themeColor="text1"/>
              </w:rPr>
            </w:pPr>
          </w:p>
        </w:tc>
        <w:tc>
          <w:tcPr>
            <w:tcW w:w="1360" w:type="dxa"/>
            <w:shd w:val="clear" w:color="auto" w:fill="F2F2F2" w:themeFill="background1" w:themeFillShade="F2"/>
            <w:vAlign w:val="center"/>
          </w:tcPr>
          <w:p w14:paraId="32494D34" w14:textId="79C33649" w:rsidR="00C06501" w:rsidRPr="00B20007" w:rsidRDefault="00C06501" w:rsidP="00733011">
            <w:pPr>
              <w:ind w:firstLineChars="0" w:firstLine="0"/>
              <w:rPr>
                <w:rFonts w:cs="Times New Roman"/>
                <w:color w:val="000000" w:themeColor="text1"/>
              </w:rPr>
            </w:pPr>
          </w:p>
        </w:tc>
        <w:tc>
          <w:tcPr>
            <w:tcW w:w="1571" w:type="dxa"/>
            <w:shd w:val="clear" w:color="auto" w:fill="F2F2F2" w:themeFill="background1" w:themeFillShade="F2"/>
            <w:vAlign w:val="center"/>
          </w:tcPr>
          <w:p w14:paraId="412396E9" w14:textId="1276FC8C" w:rsidR="00C06501" w:rsidRPr="00B20007" w:rsidRDefault="00C06501" w:rsidP="00733011">
            <w:pPr>
              <w:ind w:firstLineChars="0" w:firstLine="0"/>
              <w:rPr>
                <w:rFonts w:cs="Times New Roman"/>
                <w:color w:val="000000" w:themeColor="text1"/>
              </w:rPr>
            </w:pPr>
          </w:p>
        </w:tc>
        <w:tc>
          <w:tcPr>
            <w:tcW w:w="2466" w:type="dxa"/>
            <w:shd w:val="clear" w:color="auto" w:fill="F2F2F2" w:themeFill="background1" w:themeFillShade="F2"/>
            <w:vAlign w:val="center"/>
          </w:tcPr>
          <w:p w14:paraId="0D614C61" w14:textId="52BF5D9C" w:rsidR="00C06501" w:rsidRPr="00B20007" w:rsidRDefault="00C06501" w:rsidP="00733011">
            <w:pPr>
              <w:ind w:firstLineChars="0" w:firstLine="0"/>
              <w:rPr>
                <w:rFonts w:cs="Times New Roman"/>
                <w:color w:val="000000" w:themeColor="text1"/>
              </w:rPr>
            </w:pPr>
          </w:p>
        </w:tc>
        <w:tc>
          <w:tcPr>
            <w:tcW w:w="1276" w:type="dxa"/>
            <w:shd w:val="clear" w:color="auto" w:fill="F2F2F2" w:themeFill="background1" w:themeFillShade="F2"/>
          </w:tcPr>
          <w:p w14:paraId="68BBCFA5" w14:textId="4B5D3B79" w:rsidR="00C06501" w:rsidRPr="00B20007" w:rsidRDefault="00C06501" w:rsidP="00733011">
            <w:pPr>
              <w:ind w:firstLineChars="0" w:firstLine="0"/>
              <w:rPr>
                <w:rFonts w:cs="Times New Roman"/>
                <w:color w:val="000000" w:themeColor="text1"/>
              </w:rPr>
            </w:pPr>
          </w:p>
        </w:tc>
        <w:tc>
          <w:tcPr>
            <w:tcW w:w="1418" w:type="dxa"/>
            <w:shd w:val="clear" w:color="auto" w:fill="F2F2F2" w:themeFill="background1" w:themeFillShade="F2"/>
            <w:vAlign w:val="center"/>
          </w:tcPr>
          <w:p w14:paraId="0819E5CE" w14:textId="77777777" w:rsidR="00C06501" w:rsidRPr="00B20007" w:rsidRDefault="00C06501" w:rsidP="00733011">
            <w:pPr>
              <w:ind w:firstLineChars="0" w:firstLine="0"/>
              <w:rPr>
                <w:rFonts w:cs="Times New Roman"/>
                <w:color w:val="000000" w:themeColor="text1"/>
              </w:rPr>
            </w:pPr>
          </w:p>
        </w:tc>
      </w:tr>
      <w:tr w:rsidR="00BD6618" w:rsidRPr="00B20007" w14:paraId="7FBD2881" w14:textId="77777777" w:rsidTr="00012CD1">
        <w:trPr>
          <w:jc w:val="center"/>
        </w:trPr>
        <w:tc>
          <w:tcPr>
            <w:tcW w:w="1555" w:type="dxa"/>
            <w:shd w:val="clear" w:color="auto" w:fill="F2F2F2" w:themeFill="background1" w:themeFillShade="F2"/>
            <w:vAlign w:val="center"/>
          </w:tcPr>
          <w:p w14:paraId="46EA86A4" w14:textId="77777777" w:rsidR="00C06501" w:rsidRPr="00B20007" w:rsidRDefault="00C06501" w:rsidP="00733011">
            <w:pPr>
              <w:ind w:firstLineChars="0" w:firstLine="0"/>
              <w:rPr>
                <w:rFonts w:cs="Times New Roman"/>
                <w:color w:val="000000" w:themeColor="text1"/>
              </w:rPr>
            </w:pPr>
          </w:p>
        </w:tc>
        <w:tc>
          <w:tcPr>
            <w:tcW w:w="1360" w:type="dxa"/>
            <w:shd w:val="clear" w:color="auto" w:fill="F2F2F2" w:themeFill="background1" w:themeFillShade="F2"/>
            <w:vAlign w:val="center"/>
          </w:tcPr>
          <w:p w14:paraId="2E3C1174" w14:textId="77777777" w:rsidR="00C06501" w:rsidRPr="00B20007" w:rsidRDefault="00C06501" w:rsidP="00733011">
            <w:pPr>
              <w:ind w:firstLineChars="0" w:firstLine="0"/>
              <w:rPr>
                <w:rFonts w:cs="Times New Roman"/>
                <w:color w:val="000000" w:themeColor="text1"/>
              </w:rPr>
            </w:pPr>
          </w:p>
        </w:tc>
        <w:tc>
          <w:tcPr>
            <w:tcW w:w="1571" w:type="dxa"/>
            <w:shd w:val="clear" w:color="auto" w:fill="F2F2F2" w:themeFill="background1" w:themeFillShade="F2"/>
            <w:vAlign w:val="center"/>
          </w:tcPr>
          <w:p w14:paraId="51765ABE" w14:textId="77777777" w:rsidR="00C06501" w:rsidRPr="00B20007" w:rsidRDefault="00C06501" w:rsidP="00733011">
            <w:pPr>
              <w:ind w:firstLineChars="0" w:firstLine="0"/>
              <w:rPr>
                <w:rFonts w:cs="Times New Roman"/>
                <w:color w:val="000000" w:themeColor="text1"/>
              </w:rPr>
            </w:pPr>
          </w:p>
        </w:tc>
        <w:tc>
          <w:tcPr>
            <w:tcW w:w="2466" w:type="dxa"/>
            <w:shd w:val="clear" w:color="auto" w:fill="F2F2F2" w:themeFill="background1" w:themeFillShade="F2"/>
            <w:vAlign w:val="center"/>
          </w:tcPr>
          <w:p w14:paraId="44840F6D" w14:textId="77777777" w:rsidR="00C06501" w:rsidRPr="00B20007" w:rsidRDefault="00C06501" w:rsidP="00733011">
            <w:pPr>
              <w:ind w:firstLineChars="0" w:firstLine="0"/>
              <w:rPr>
                <w:rFonts w:cs="Times New Roman"/>
                <w:color w:val="000000" w:themeColor="text1"/>
              </w:rPr>
            </w:pPr>
          </w:p>
        </w:tc>
        <w:tc>
          <w:tcPr>
            <w:tcW w:w="1276" w:type="dxa"/>
            <w:shd w:val="clear" w:color="auto" w:fill="F2F2F2" w:themeFill="background1" w:themeFillShade="F2"/>
          </w:tcPr>
          <w:p w14:paraId="1950B1BA" w14:textId="77777777" w:rsidR="00C06501" w:rsidRPr="00B20007" w:rsidRDefault="00C06501" w:rsidP="00733011">
            <w:pPr>
              <w:ind w:firstLineChars="0" w:firstLine="0"/>
              <w:rPr>
                <w:rFonts w:cs="Times New Roman"/>
                <w:color w:val="000000" w:themeColor="text1"/>
              </w:rPr>
            </w:pPr>
          </w:p>
        </w:tc>
        <w:tc>
          <w:tcPr>
            <w:tcW w:w="1418" w:type="dxa"/>
            <w:shd w:val="clear" w:color="auto" w:fill="F2F2F2" w:themeFill="background1" w:themeFillShade="F2"/>
            <w:vAlign w:val="center"/>
          </w:tcPr>
          <w:p w14:paraId="47BED9FA" w14:textId="77777777" w:rsidR="00C06501" w:rsidRPr="00B20007" w:rsidRDefault="00C06501" w:rsidP="00733011">
            <w:pPr>
              <w:ind w:firstLineChars="0" w:firstLine="0"/>
              <w:rPr>
                <w:rFonts w:cs="Times New Roman"/>
                <w:color w:val="000000" w:themeColor="text1"/>
              </w:rPr>
            </w:pPr>
          </w:p>
        </w:tc>
      </w:tr>
    </w:tbl>
    <w:p w14:paraId="2F051E92" w14:textId="7272A66C" w:rsidR="00E77D36" w:rsidRPr="00B20007" w:rsidRDefault="00E77D36" w:rsidP="00E77D36">
      <w:pPr>
        <w:ind w:firstLine="480"/>
        <w:rPr>
          <w:rFonts w:cs="Times New Roman"/>
          <w:color w:val="000000" w:themeColor="text1"/>
          <w:lang w:eastAsia="en-US"/>
        </w:rPr>
      </w:pPr>
    </w:p>
    <w:p w14:paraId="33675FD7" w14:textId="3DC26EB2" w:rsidR="00E77D36" w:rsidRPr="00B20007" w:rsidRDefault="00E77D36" w:rsidP="00E77D36">
      <w:pPr>
        <w:ind w:firstLine="480"/>
        <w:rPr>
          <w:rFonts w:cs="Times New Roman"/>
          <w:color w:val="000000" w:themeColor="text1"/>
          <w:lang w:eastAsia="en-US"/>
        </w:rPr>
      </w:pPr>
    </w:p>
    <w:p w14:paraId="671D7861" w14:textId="70A019A5" w:rsidR="00E77D36" w:rsidRPr="00B20007" w:rsidRDefault="00E77D36" w:rsidP="00E77D36">
      <w:pPr>
        <w:ind w:firstLine="480"/>
        <w:rPr>
          <w:rFonts w:cs="Times New Roman"/>
          <w:color w:val="000000" w:themeColor="text1"/>
          <w:lang w:eastAsia="en-US"/>
        </w:rPr>
      </w:pPr>
    </w:p>
    <w:p w14:paraId="4904CB2C" w14:textId="57F3371E" w:rsidR="00E77D36" w:rsidRPr="00B20007" w:rsidRDefault="00E77D36" w:rsidP="00E77D36">
      <w:pPr>
        <w:ind w:firstLine="480"/>
        <w:rPr>
          <w:rFonts w:cs="Times New Roman"/>
          <w:color w:val="000000" w:themeColor="text1"/>
          <w:lang w:eastAsia="en-US"/>
        </w:rPr>
      </w:pPr>
    </w:p>
    <w:p w14:paraId="28965576" w14:textId="2A59685C" w:rsidR="00E77D36" w:rsidRPr="00B20007" w:rsidRDefault="00E77D36" w:rsidP="00E77D36">
      <w:pPr>
        <w:ind w:firstLine="480"/>
        <w:rPr>
          <w:rFonts w:cs="Times New Roman"/>
          <w:color w:val="000000" w:themeColor="text1"/>
          <w:lang w:eastAsia="en-US"/>
        </w:rPr>
      </w:pPr>
    </w:p>
    <w:p w14:paraId="430558C1" w14:textId="3F2ABAF5" w:rsidR="00E77D36" w:rsidRPr="00B20007" w:rsidRDefault="00E77D36" w:rsidP="00E77D36">
      <w:pPr>
        <w:ind w:firstLine="480"/>
        <w:rPr>
          <w:rFonts w:cs="Times New Roman"/>
          <w:color w:val="000000" w:themeColor="text1"/>
          <w:lang w:eastAsia="en-US"/>
        </w:rPr>
      </w:pPr>
    </w:p>
    <w:p w14:paraId="6553107C" w14:textId="3EAC49D3" w:rsidR="00E77D36" w:rsidRPr="00B20007" w:rsidRDefault="00E77D36" w:rsidP="00E77D36">
      <w:pPr>
        <w:ind w:firstLine="480"/>
        <w:rPr>
          <w:rFonts w:cs="Times New Roman"/>
          <w:color w:val="000000" w:themeColor="text1"/>
          <w:lang w:eastAsia="en-US"/>
        </w:rPr>
      </w:pPr>
    </w:p>
    <w:p w14:paraId="72990941" w14:textId="7404E823" w:rsidR="00E77D36" w:rsidRPr="00B20007" w:rsidRDefault="00E77D36" w:rsidP="00E77D36">
      <w:pPr>
        <w:ind w:firstLine="480"/>
        <w:rPr>
          <w:rFonts w:cs="Times New Roman"/>
          <w:color w:val="000000" w:themeColor="text1"/>
          <w:lang w:eastAsia="en-US"/>
        </w:rPr>
      </w:pPr>
    </w:p>
    <w:p w14:paraId="7B4A8BB6" w14:textId="75DEAED7" w:rsidR="00E77D36" w:rsidRPr="00B20007" w:rsidRDefault="00E77D36" w:rsidP="00E77D36">
      <w:pPr>
        <w:ind w:firstLine="480"/>
        <w:rPr>
          <w:rFonts w:cs="Times New Roman"/>
          <w:color w:val="000000" w:themeColor="text1"/>
          <w:lang w:eastAsia="en-US"/>
        </w:rPr>
      </w:pPr>
    </w:p>
    <w:p w14:paraId="7AE65355" w14:textId="7117CD00" w:rsidR="00E77D36" w:rsidRPr="00B20007" w:rsidRDefault="00E77D36" w:rsidP="00E77D36">
      <w:pPr>
        <w:ind w:firstLine="480"/>
        <w:rPr>
          <w:rFonts w:cs="Times New Roman"/>
          <w:color w:val="000000" w:themeColor="text1"/>
          <w:lang w:eastAsia="en-US"/>
        </w:rPr>
      </w:pPr>
    </w:p>
    <w:p w14:paraId="39207335" w14:textId="2CF09BFC" w:rsidR="00E77D36" w:rsidRPr="00B20007" w:rsidRDefault="00E77D36" w:rsidP="00E77D36">
      <w:pPr>
        <w:ind w:firstLine="480"/>
        <w:rPr>
          <w:rFonts w:cs="Times New Roman"/>
          <w:color w:val="000000" w:themeColor="text1"/>
          <w:lang w:eastAsia="en-US"/>
        </w:rPr>
      </w:pPr>
    </w:p>
    <w:p w14:paraId="259CE352" w14:textId="0EC9934A" w:rsidR="00E77D36" w:rsidRPr="00B20007" w:rsidRDefault="00E77D36" w:rsidP="00E77D36">
      <w:pPr>
        <w:ind w:firstLine="480"/>
        <w:rPr>
          <w:rFonts w:cs="Times New Roman"/>
          <w:color w:val="000000" w:themeColor="text1"/>
          <w:lang w:eastAsia="en-US"/>
        </w:rPr>
      </w:pPr>
    </w:p>
    <w:p w14:paraId="662430D5" w14:textId="15724900" w:rsidR="00E77D36" w:rsidRPr="00B20007" w:rsidRDefault="00E77D36" w:rsidP="00E77D36">
      <w:pPr>
        <w:ind w:firstLine="480"/>
        <w:rPr>
          <w:rFonts w:cs="Times New Roman"/>
          <w:color w:val="000000" w:themeColor="text1"/>
          <w:lang w:eastAsia="en-US"/>
        </w:rPr>
      </w:pPr>
    </w:p>
    <w:p w14:paraId="5C6754DF" w14:textId="032FE0FB" w:rsidR="00E77D36" w:rsidRPr="00B20007" w:rsidRDefault="00E77D36" w:rsidP="00E77D36">
      <w:pPr>
        <w:ind w:firstLine="480"/>
        <w:rPr>
          <w:rFonts w:cs="Times New Roman"/>
          <w:color w:val="000000" w:themeColor="text1"/>
          <w:lang w:eastAsia="en-US"/>
        </w:rPr>
      </w:pPr>
    </w:p>
    <w:p w14:paraId="5ED6BB39" w14:textId="6ED962D5" w:rsidR="00E77D36" w:rsidRPr="00B20007" w:rsidRDefault="00E77D36" w:rsidP="00E77D36">
      <w:pPr>
        <w:ind w:firstLine="480"/>
        <w:rPr>
          <w:rFonts w:cs="Times New Roman"/>
          <w:color w:val="000000" w:themeColor="text1"/>
          <w:lang w:eastAsia="en-US"/>
        </w:rPr>
      </w:pPr>
    </w:p>
    <w:p w14:paraId="24B17027" w14:textId="46285BDD" w:rsidR="00E77D36" w:rsidRPr="00B20007" w:rsidRDefault="00E77D36" w:rsidP="00E77D36">
      <w:pPr>
        <w:ind w:firstLine="480"/>
        <w:rPr>
          <w:rFonts w:cs="Times New Roman"/>
          <w:color w:val="000000" w:themeColor="text1"/>
          <w:lang w:eastAsia="en-US"/>
        </w:rPr>
      </w:pPr>
    </w:p>
    <w:p w14:paraId="15590302" w14:textId="12D50F6A" w:rsidR="00E77D36" w:rsidRPr="00B20007" w:rsidRDefault="00E77D36" w:rsidP="00E77D36">
      <w:pPr>
        <w:ind w:firstLine="480"/>
        <w:rPr>
          <w:rFonts w:cs="Times New Roman"/>
          <w:color w:val="000000" w:themeColor="text1"/>
          <w:lang w:eastAsia="en-US"/>
        </w:rPr>
      </w:pPr>
    </w:p>
    <w:p w14:paraId="2A1127E2" w14:textId="51DE37D2" w:rsidR="00E77D36" w:rsidRPr="00B20007" w:rsidRDefault="00E77D36" w:rsidP="005D36B8">
      <w:pPr>
        <w:ind w:firstLineChars="0" w:firstLine="0"/>
        <w:rPr>
          <w:rFonts w:cs="Times New Roman"/>
          <w:color w:val="000000" w:themeColor="text1"/>
          <w:lang w:eastAsia="en-US"/>
        </w:rPr>
      </w:pPr>
    </w:p>
    <w:p w14:paraId="55104A5B" w14:textId="208DEDA2" w:rsidR="00733011" w:rsidRPr="00B20007" w:rsidRDefault="00733011" w:rsidP="005D36B8">
      <w:pPr>
        <w:ind w:firstLineChars="0" w:firstLine="0"/>
        <w:rPr>
          <w:rFonts w:cs="Times New Roman"/>
          <w:color w:val="000000" w:themeColor="text1"/>
          <w:lang w:eastAsia="en-US"/>
        </w:rPr>
      </w:pPr>
    </w:p>
    <w:p w14:paraId="7FE218A5" w14:textId="77777777" w:rsidR="00733011" w:rsidRPr="00B20007" w:rsidRDefault="00733011" w:rsidP="005D36B8">
      <w:pPr>
        <w:ind w:firstLineChars="0" w:firstLine="0"/>
        <w:rPr>
          <w:rFonts w:cs="Times New Roman"/>
          <w:color w:val="000000" w:themeColor="text1"/>
          <w:lang w:eastAsia="en-US"/>
        </w:rPr>
      </w:pPr>
    </w:p>
    <w:p w14:paraId="399C5700" w14:textId="6D1EF534" w:rsidR="00E77D36" w:rsidRPr="00B20007" w:rsidRDefault="00E77D36" w:rsidP="00E77D36">
      <w:pPr>
        <w:ind w:firstLine="480"/>
        <w:rPr>
          <w:rFonts w:cs="Times New Roman"/>
          <w:color w:val="000000" w:themeColor="text1"/>
          <w:lang w:eastAsia="en-US"/>
        </w:rPr>
      </w:pPr>
    </w:p>
    <w:p w14:paraId="54D17042" w14:textId="40B0A28C" w:rsidR="00C06501" w:rsidRPr="00B20007" w:rsidRDefault="00A45E56" w:rsidP="00A31879">
      <w:pPr>
        <w:pStyle w:val="13"/>
        <w:spacing w:after="0" w:afterAutospacing="0" w:line="360" w:lineRule="auto"/>
        <w:ind w:firstLineChars="0"/>
        <w:rPr>
          <w:rFonts w:cs="Times New Roman"/>
          <w:color w:val="000000" w:themeColor="text1"/>
          <w:lang w:eastAsia="zh-CN"/>
        </w:rPr>
      </w:pPr>
      <w:bookmarkStart w:id="5" w:name="_Toc237853539"/>
      <w:r w:rsidRPr="00B20007">
        <w:rPr>
          <w:rFonts w:cs="Times New Roman"/>
          <w:color w:val="000000" w:themeColor="text1"/>
          <w:lang w:eastAsia="zh-CN"/>
        </w:rPr>
        <w:lastRenderedPageBreak/>
        <w:t>2</w:t>
      </w:r>
      <w:r w:rsidR="00C06501" w:rsidRPr="00B20007">
        <w:rPr>
          <w:rFonts w:cs="Times New Roman"/>
          <w:color w:val="000000" w:themeColor="text1"/>
          <w:lang w:eastAsia="zh-CN"/>
        </w:rPr>
        <w:t>.</w:t>
      </w:r>
      <w:r w:rsidR="001A57C6" w:rsidRPr="00B20007">
        <w:rPr>
          <w:rFonts w:cs="Times New Roman" w:hint="eastAsia"/>
          <w:color w:val="000000" w:themeColor="text1"/>
          <w:lang w:eastAsia="zh-CN"/>
        </w:rPr>
        <w:t>扭矩</w:t>
      </w:r>
      <w:r w:rsidR="00521771" w:rsidRPr="00B20007">
        <w:rPr>
          <w:rFonts w:cs="Times New Roman"/>
          <w:color w:val="000000" w:themeColor="text1"/>
          <w:lang w:eastAsia="zh-CN"/>
        </w:rPr>
        <w:t>矢量</w:t>
      </w:r>
      <w:bookmarkEnd w:id="0"/>
      <w:r w:rsidR="001A57C6" w:rsidRPr="00B20007">
        <w:rPr>
          <w:rFonts w:cs="Times New Roman" w:hint="eastAsia"/>
          <w:color w:val="000000" w:themeColor="text1"/>
          <w:lang w:eastAsia="zh-CN"/>
        </w:rPr>
        <w:t>控制系统</w:t>
      </w:r>
      <w:r w:rsidR="00521771" w:rsidRPr="00B20007">
        <w:rPr>
          <w:rFonts w:cs="Times New Roman"/>
          <w:color w:val="000000" w:themeColor="text1"/>
          <w:lang w:eastAsia="zh-CN"/>
        </w:rPr>
        <w:t>概述</w:t>
      </w:r>
      <w:bookmarkEnd w:id="5"/>
      <w:r w:rsidR="00C06501" w:rsidRPr="00B20007">
        <w:rPr>
          <w:rFonts w:cs="Times New Roman"/>
          <w:color w:val="000000" w:themeColor="text1"/>
          <w:lang w:eastAsia="zh-CN"/>
        </w:rPr>
        <w:t xml:space="preserve"> </w:t>
      </w:r>
    </w:p>
    <w:p w14:paraId="5ACD3455" w14:textId="338B9580" w:rsidR="00455045" w:rsidRPr="00B20007" w:rsidRDefault="001A57C6" w:rsidP="005D36B8">
      <w:pPr>
        <w:ind w:firstLine="480"/>
        <w:rPr>
          <w:rFonts w:cs="Times New Roman"/>
          <w:noProof/>
          <w:color w:val="000000" w:themeColor="text1"/>
        </w:rPr>
      </w:pPr>
      <w:del w:id="5" w:author="Cursor技术评审" w:date="2026-09-14T10:53:04+00:00">
        <w:r>
          <w:delText>扭矩矢量控制系统通过主动采集路面信息（如弯道曲率、坡道、路面湿滑）、车身姿态（侧倾、横摆）、驾驶员意图（转向角、油门开度、驾驶模式等信息），基于车辆动力学模型，计算最优扭矩分配策略，实现实时、精准、自适应地分配左右轮的驱动扭矩，优化车辆横摆稳定性、转向响应、加速牵引力和极限操纵能力，提供过弯稳定性。</w:delText>
        </w:r>
      </w:del>
      <w:ins w:id="6" w:author="Cursor技术评审" w:date="2026-09-14T10:53:04+00:00">
        <w:r>
          <w:t>扭矩矢量控制系统接收车速、四轮轮速、方向盘转角、横摆角速度、纵向/横向加速度、发动机净扭矩、驾驶模式及ELD请求等已定义信号，识别驾驶员意图和车辆运动状态，计算左右后轮目标扭矩容量，以改善牵引力、转向响应和横摆稳定性。道路曲率、坡度、路面附着、侧倾和加速踏板等未在第3章定义的信号不得作为本版本控制输入；如后续使用，应先完成接口定义、有效性监控和版本变更。</w:t>
        </w:r>
      </w:ins>
    </w:p>
    <w:p>
      <w:pPr>
        <w:ind w:firstLine="480"/>
        <w:rPr>
          <w:rFonts w:cs="Times New Roman"/>
          <w:noProof/>
          <w:color w:val="000000" w:themeColor="text1"/>
        </w:rPr>
      </w:pPr>
      <w:ins w:id="10" w:author="Cursor技术评审" w:date="2026-09-14T10:53:04+00:00">
        <w:r>
          <w:t>系统边界：功能主控制器应负责模式仲裁、整车横摆/牵引请求、左右目标扭矩计算、安全降级和模式达成状态；左右本地控制器应负责各自离合器执行、能力限值、估算扭矩、温度和诊断反馈。VTC_RL与VTC_RR的主从归属当前相互冲突，标记为【待系统架构批准】，不得由本文件在缺少职责矩阵时指定。ESP/ABS提供车辆运动信号并保留制动稳定控制最高优先级；ECM/VCU提供可用驱动扭矩；PTU负责上游断开执行并反馈状态。</w:t>
        </w:r>
      </w:ins>
    </w:p>
    <w:p>
      <w:pPr>
        <w:ind w:firstLine="480"/>
        <w:rPr>
          <w:rFonts w:cs="Times New Roman"/>
          <w:noProof/>
          <w:color w:val="000000" w:themeColor="text1"/>
        </w:rPr>
      </w:pPr>
      <w:ins w:id="11" w:author="Cursor技术评审" w:date="2026-09-14T10:53:04+00:00">
        <w:r>
          <w:t>【待项目补充】正式系统框图应标明ECM/VCU、ESP/ABS、BCM、仪表、PTU、VTC_RL、VTC_RR、左右离合器及传感器之间的功率流、请求流、反馈流、报文名称和故障降级路径。</w:t>
        </w:r>
      </w:ins>
    </w:p>
    <w:p w14:paraId="668E0EB5" w14:textId="5EA05E40" w:rsidR="00455045" w:rsidRPr="00B20007" w:rsidRDefault="00455045" w:rsidP="00A31879">
      <w:pPr>
        <w:pStyle w:val="13"/>
        <w:spacing w:after="0" w:afterAutospacing="0" w:line="360" w:lineRule="auto"/>
        <w:ind w:firstLineChars="0"/>
        <w:rPr>
          <w:rFonts w:cs="Times New Roman"/>
          <w:color w:val="000000" w:themeColor="text1"/>
          <w:lang w:eastAsia="zh-CN"/>
        </w:rPr>
      </w:pPr>
      <w:bookmarkStart w:id="6" w:name="_Toc237853540"/>
      <w:r w:rsidRPr="00B20007">
        <w:rPr>
          <w:rFonts w:cs="Times New Roman"/>
          <w:color w:val="000000" w:themeColor="text1"/>
          <w:lang w:eastAsia="zh-CN"/>
        </w:rPr>
        <w:t>3.</w:t>
      </w:r>
      <w:r w:rsidRPr="00B20007">
        <w:rPr>
          <w:rFonts w:cs="Times New Roman"/>
          <w:color w:val="000000" w:themeColor="text1"/>
          <w:lang w:eastAsia="zh-CN"/>
        </w:rPr>
        <w:t>车辆信号</w:t>
      </w:r>
      <w:bookmarkEnd w:id="6"/>
    </w:p>
    <w:p w14:paraId="0F74194A" w14:textId="39FE46FA" w:rsidR="00572B42" w:rsidRPr="00B20007" w:rsidRDefault="00572B42" w:rsidP="00A31879">
      <w:pPr>
        <w:pStyle w:val="3"/>
        <w:spacing w:before="0" w:after="0" w:line="276" w:lineRule="auto"/>
        <w:ind w:firstLineChars="0" w:firstLine="0"/>
        <w:rPr>
          <w:rFonts w:cs="Times New Roman"/>
          <w:color w:val="000000" w:themeColor="text1"/>
          <w:sz w:val="21"/>
          <w:szCs w:val="21"/>
        </w:rPr>
      </w:pPr>
      <w:bookmarkStart w:id="7" w:name="_Toc237853541"/>
      <w:r w:rsidRPr="00B20007">
        <w:rPr>
          <w:rFonts w:cs="Times New Roman"/>
          <w:color w:val="000000" w:themeColor="text1"/>
          <w:sz w:val="21"/>
          <w:szCs w:val="21"/>
        </w:rPr>
        <w:t xml:space="preserve">3.1 </w:t>
      </w:r>
      <w:r w:rsidRPr="00B20007">
        <w:rPr>
          <w:rFonts w:cs="Times New Roman"/>
          <w:color w:val="000000" w:themeColor="text1"/>
          <w:sz w:val="21"/>
          <w:szCs w:val="21"/>
        </w:rPr>
        <w:t>输入信号</w:t>
      </w:r>
      <w:bookmarkEnd w:id="7"/>
    </w:p>
    <w:p w14:paraId="73FAE0B4"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车速信号（</w:t>
      </w:r>
      <w:proofErr w:type="spellStart"/>
      <w:r w:rsidRPr="00B20007">
        <w:rPr>
          <w:b/>
          <w:bCs/>
          <w:color w:val="000000" w:themeColor="text1"/>
          <w:lang w:eastAsia="zh-CN"/>
        </w:rPr>
        <w:t>VehSpd</w:t>
      </w:r>
      <w:proofErr w:type="spellEnd"/>
      <w:r w:rsidRPr="00B20007">
        <w:rPr>
          <w:rFonts w:eastAsia="宋体"/>
          <w:b/>
          <w:bCs/>
          <w:color w:val="000000" w:themeColor="text1"/>
          <w:lang w:eastAsia="zh-CN"/>
        </w:rPr>
        <w:t>）和车速有效位信号（</w:t>
      </w:r>
      <w:proofErr w:type="spellStart"/>
      <w:r w:rsidRPr="00B20007">
        <w:rPr>
          <w:b/>
          <w:bCs/>
          <w:color w:val="000000" w:themeColor="text1"/>
          <w:lang w:eastAsia="zh-CN"/>
        </w:rPr>
        <w:t>VehSpdVld</w:t>
      </w:r>
      <w:proofErr w:type="spellEnd"/>
      <w:r w:rsidRPr="00B20007">
        <w:rPr>
          <w:rFonts w:eastAsia="宋体"/>
          <w:b/>
          <w:bCs/>
          <w:color w:val="000000" w:themeColor="text1"/>
          <w:lang w:eastAsia="zh-CN"/>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246"/>
        <w:gridCol w:w="2362"/>
        <w:gridCol w:w="1553"/>
        <w:gridCol w:w="4030"/>
      </w:tblGrid>
      <w:tr w:rsidR="00BD6618" w:rsidRPr="00B20007" w14:paraId="3CC51C1F" w14:textId="77777777" w:rsidTr="007406F6">
        <w:tc>
          <w:tcPr>
            <w:tcW w:w="0" w:type="auto"/>
            <w:gridSpan w:val="2"/>
            <w:tcMar>
              <w:top w:w="60" w:type="dxa"/>
              <w:left w:w="105" w:type="dxa"/>
              <w:bottom w:w="60" w:type="dxa"/>
              <w:right w:w="105" w:type="dxa"/>
            </w:tcMar>
            <w:hideMark/>
          </w:tcPr>
          <w:p w14:paraId="7A8B5BC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VehSpd</w:t>
            </w:r>
            <w:r w:rsidRPr="00B20007">
              <w:rPr>
                <w:rFonts w:eastAsia="宋体"/>
                <w:b/>
                <w:bCs/>
                <w:color w:val="000000" w:themeColor="text1"/>
              </w:rPr>
              <w:t>（</w:t>
            </w:r>
            <w:r w:rsidRPr="00B20007">
              <w:rPr>
                <w:b/>
                <w:bCs/>
                <w:color w:val="000000" w:themeColor="text1"/>
              </w:rPr>
              <w:t>ABS3</w:t>
            </w:r>
            <w:r w:rsidRPr="00B20007">
              <w:rPr>
                <w:rFonts w:eastAsia="宋体"/>
                <w:b/>
                <w:bCs/>
                <w:color w:val="000000" w:themeColor="text1"/>
              </w:rPr>
              <w:t>）</w:t>
            </w:r>
          </w:p>
        </w:tc>
        <w:tc>
          <w:tcPr>
            <w:tcW w:w="5319" w:type="dxa"/>
            <w:gridSpan w:val="2"/>
            <w:tcMar>
              <w:top w:w="60" w:type="dxa"/>
              <w:left w:w="120" w:type="dxa"/>
              <w:bottom w:w="60" w:type="dxa"/>
              <w:right w:w="105" w:type="dxa"/>
            </w:tcMar>
            <w:hideMark/>
          </w:tcPr>
          <w:p w14:paraId="4F4C4A2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VehSpdVld</w:t>
            </w:r>
            <w:r w:rsidRPr="00B20007">
              <w:rPr>
                <w:rFonts w:eastAsia="宋体"/>
                <w:b/>
                <w:bCs/>
                <w:color w:val="000000" w:themeColor="text1"/>
              </w:rPr>
              <w:t>（</w:t>
            </w:r>
            <w:r w:rsidRPr="00B20007">
              <w:rPr>
                <w:b/>
                <w:bCs/>
                <w:color w:val="000000" w:themeColor="text1"/>
              </w:rPr>
              <w:t>ABS3</w:t>
            </w:r>
            <w:r w:rsidRPr="00B20007">
              <w:rPr>
                <w:rFonts w:eastAsia="宋体"/>
                <w:b/>
                <w:bCs/>
                <w:color w:val="000000" w:themeColor="text1"/>
              </w:rPr>
              <w:t>）</w:t>
            </w:r>
          </w:p>
        </w:tc>
      </w:tr>
      <w:tr w:rsidR="00BD6618" w:rsidRPr="00B20007" w14:paraId="4377B271" w14:textId="77777777" w:rsidTr="007406F6">
        <w:tc>
          <w:tcPr>
            <w:tcW w:w="0" w:type="auto"/>
            <w:tcMar>
              <w:top w:w="60" w:type="dxa"/>
              <w:left w:w="105" w:type="dxa"/>
              <w:bottom w:w="60" w:type="dxa"/>
              <w:right w:w="105" w:type="dxa"/>
            </w:tcMar>
            <w:hideMark/>
          </w:tcPr>
          <w:p w14:paraId="70D4B15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2AA36B6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5A5B6B4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3" w:type="dxa"/>
            <w:tcMar>
              <w:top w:w="60" w:type="dxa"/>
              <w:left w:w="120" w:type="dxa"/>
              <w:bottom w:w="60" w:type="dxa"/>
              <w:right w:w="105" w:type="dxa"/>
            </w:tcMar>
            <w:hideMark/>
          </w:tcPr>
          <w:p w14:paraId="002FC3D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67BA6FAF" w14:textId="77777777" w:rsidTr="007406F6">
        <w:tc>
          <w:tcPr>
            <w:tcW w:w="0" w:type="auto"/>
            <w:tcMar>
              <w:top w:w="60" w:type="dxa"/>
              <w:left w:w="105" w:type="dxa"/>
              <w:bottom w:w="60" w:type="dxa"/>
              <w:right w:w="105" w:type="dxa"/>
            </w:tcMar>
            <w:hideMark/>
          </w:tcPr>
          <w:p w14:paraId="62057583" w14:textId="3E91F0D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067A105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3D2773C" w14:textId="0F87299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3" w:type="dxa"/>
            <w:tcMar>
              <w:top w:w="60" w:type="dxa"/>
              <w:left w:w="120" w:type="dxa"/>
              <w:bottom w:w="60" w:type="dxa"/>
              <w:right w:w="105" w:type="dxa"/>
            </w:tcMar>
            <w:hideMark/>
          </w:tcPr>
          <w:p w14:paraId="0C34FC2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52841BD3" w14:textId="77777777" w:rsidTr="007406F6">
        <w:tc>
          <w:tcPr>
            <w:tcW w:w="0" w:type="auto"/>
            <w:tcMar>
              <w:top w:w="60" w:type="dxa"/>
              <w:left w:w="105" w:type="dxa"/>
              <w:bottom w:w="60" w:type="dxa"/>
              <w:right w:w="105" w:type="dxa"/>
            </w:tcMar>
            <w:hideMark/>
          </w:tcPr>
          <w:p w14:paraId="765B6EA7" w14:textId="7A17E88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2CB0F3F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1B8BB813" w14:textId="74EB58E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3" w:type="dxa"/>
            <w:tcMar>
              <w:top w:w="60" w:type="dxa"/>
              <w:left w:w="120" w:type="dxa"/>
              <w:bottom w:w="60" w:type="dxa"/>
              <w:right w:w="105" w:type="dxa"/>
            </w:tcMar>
            <w:hideMark/>
          </w:tcPr>
          <w:p w14:paraId="5A2181F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312C5CD9" w14:textId="7777777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备注：下文所述与差速锁锁止、超速警报、解锁</w:t>
      </w:r>
      <w:proofErr w:type="gramStart"/>
      <w:r w:rsidRPr="00B20007">
        <w:rPr>
          <w:rFonts w:eastAsia="宋体"/>
          <w:b/>
          <w:bCs/>
          <w:color w:val="000000" w:themeColor="text1"/>
          <w:lang w:eastAsia="zh-CN"/>
        </w:rPr>
        <w:t>及拒绝锁止</w:t>
      </w:r>
      <w:proofErr w:type="gramEnd"/>
      <w:r w:rsidRPr="00B20007">
        <w:rPr>
          <w:rFonts w:eastAsia="宋体"/>
          <w:b/>
          <w:bCs/>
          <w:color w:val="000000" w:themeColor="text1"/>
          <w:lang w:eastAsia="zh-CN"/>
        </w:rPr>
        <w:t>策略相关的车速阈值均指</w:t>
      </w:r>
      <w:proofErr w:type="gramStart"/>
      <w:r w:rsidRPr="00B20007">
        <w:rPr>
          <w:rFonts w:eastAsia="宋体"/>
          <w:b/>
          <w:bCs/>
          <w:color w:val="000000" w:themeColor="text1"/>
          <w:lang w:eastAsia="zh-CN"/>
        </w:rPr>
        <w:t>车辆表显车速</w:t>
      </w:r>
      <w:proofErr w:type="gramEnd"/>
      <w:r w:rsidRPr="00B20007">
        <w:rPr>
          <w:rFonts w:eastAsia="宋体"/>
          <w:b/>
          <w:bCs/>
          <w:color w:val="000000" w:themeColor="text1"/>
          <w:lang w:eastAsia="zh-CN"/>
        </w:rPr>
        <w:t>。</w:t>
      </w:r>
    </w:p>
    <w:p w14:paraId="0DF2B99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轮速信号</w:t>
      </w:r>
      <w:proofErr w:type="spellEnd"/>
      <w:r w:rsidRPr="00B20007">
        <w:rPr>
          <w:b/>
          <w:bCs/>
          <w:color w:val="000000" w:themeColor="text1"/>
        </w:rPr>
        <w:t>(</w:t>
      </w:r>
      <w:proofErr w:type="spellStart"/>
      <w:r w:rsidRPr="00B20007">
        <w:rPr>
          <w:rFonts w:eastAsia="宋体"/>
          <w:b/>
          <w:bCs/>
          <w:color w:val="000000" w:themeColor="text1"/>
        </w:rPr>
        <w:t>四个</w:t>
      </w:r>
      <w:proofErr w:type="spellEnd"/>
      <w:r w:rsidRPr="00B20007">
        <w:rPr>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423"/>
        <w:gridCol w:w="2622"/>
        <w:gridCol w:w="1859"/>
        <w:gridCol w:w="3287"/>
      </w:tblGrid>
      <w:tr w:rsidR="00BD6618" w:rsidRPr="00B20007" w14:paraId="760E22BA" w14:textId="77777777" w:rsidTr="007406F6">
        <w:tc>
          <w:tcPr>
            <w:tcW w:w="0" w:type="auto"/>
            <w:gridSpan w:val="2"/>
            <w:tcMar>
              <w:top w:w="60" w:type="dxa"/>
              <w:left w:w="105" w:type="dxa"/>
              <w:bottom w:w="60" w:type="dxa"/>
              <w:right w:w="105" w:type="dxa"/>
            </w:tcMar>
            <w:hideMark/>
          </w:tcPr>
          <w:p w14:paraId="33C697A5" w14:textId="1EBF2C44" w:rsidR="00572B42" w:rsidRPr="00B20007" w:rsidRDefault="00572B42" w:rsidP="004A5EA3">
            <w:pPr>
              <w:pStyle w:val="af4"/>
              <w:spacing w:before="0" w:beforeAutospacing="0" w:after="0" w:afterAutospacing="0"/>
              <w:ind w:firstLineChars="0" w:firstLine="0"/>
              <w:rPr>
                <w:rFonts w:eastAsia="宋体"/>
                <w:b/>
                <w:bCs/>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FLWheelSp</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F70A20" w:rsidRPr="00B20007">
              <w:rPr>
                <w:rFonts w:eastAsia="宋体"/>
                <w:b/>
                <w:bCs/>
                <w:color w:val="000000" w:themeColor="text1"/>
                <w:lang w:eastAsia="zh-CN"/>
              </w:rPr>
              <w:t>（左前轮轮速）</w:t>
            </w:r>
          </w:p>
        </w:tc>
        <w:tc>
          <w:tcPr>
            <w:tcW w:w="5343" w:type="dxa"/>
            <w:gridSpan w:val="2"/>
            <w:tcMar>
              <w:top w:w="60" w:type="dxa"/>
              <w:left w:w="120" w:type="dxa"/>
              <w:bottom w:w="60" w:type="dxa"/>
              <w:right w:w="105" w:type="dxa"/>
            </w:tcMar>
            <w:hideMark/>
          </w:tcPr>
          <w:p w14:paraId="64B45AD9" w14:textId="612B4508"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FRWheelSpd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F70A20" w:rsidRPr="00B20007">
              <w:rPr>
                <w:rFonts w:eastAsia="宋体"/>
                <w:b/>
                <w:bCs/>
                <w:color w:val="000000" w:themeColor="text1"/>
                <w:lang w:eastAsia="zh-CN"/>
              </w:rPr>
              <w:t>（右前轮轮速）</w:t>
            </w:r>
          </w:p>
        </w:tc>
      </w:tr>
      <w:tr w:rsidR="00BD6618" w:rsidRPr="00B20007" w14:paraId="291900E5" w14:textId="77777777" w:rsidTr="007406F6">
        <w:tc>
          <w:tcPr>
            <w:tcW w:w="0" w:type="auto"/>
            <w:tcMar>
              <w:top w:w="60" w:type="dxa"/>
              <w:left w:w="105" w:type="dxa"/>
              <w:bottom w:w="60" w:type="dxa"/>
              <w:right w:w="105" w:type="dxa"/>
            </w:tcMar>
            <w:hideMark/>
          </w:tcPr>
          <w:p w14:paraId="175728F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05CC4FA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0A184FB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05" w:type="dxa"/>
            <w:tcMar>
              <w:top w:w="60" w:type="dxa"/>
              <w:left w:w="120" w:type="dxa"/>
              <w:bottom w:w="60" w:type="dxa"/>
              <w:right w:w="105" w:type="dxa"/>
            </w:tcMar>
            <w:hideMark/>
          </w:tcPr>
          <w:p w14:paraId="61B648F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7C0F15A8" w14:textId="77777777" w:rsidTr="007406F6">
        <w:tc>
          <w:tcPr>
            <w:tcW w:w="0" w:type="auto"/>
            <w:tcMar>
              <w:top w:w="60" w:type="dxa"/>
              <w:left w:w="105" w:type="dxa"/>
              <w:bottom w:w="60" w:type="dxa"/>
              <w:right w:w="105" w:type="dxa"/>
            </w:tcMar>
            <w:hideMark/>
          </w:tcPr>
          <w:p w14:paraId="3F4425A3" w14:textId="7190CC1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3464ACE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5497608" w14:textId="6487C7C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3005" w:type="dxa"/>
            <w:tcMar>
              <w:top w:w="60" w:type="dxa"/>
              <w:left w:w="120" w:type="dxa"/>
              <w:bottom w:w="60" w:type="dxa"/>
              <w:right w:w="105" w:type="dxa"/>
            </w:tcMar>
            <w:hideMark/>
          </w:tcPr>
          <w:p w14:paraId="3E41C428" w14:textId="5DDDD0B8"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641335C2" w14:textId="77777777" w:rsidTr="007406F6">
        <w:tc>
          <w:tcPr>
            <w:tcW w:w="0" w:type="auto"/>
            <w:tcMar>
              <w:top w:w="60" w:type="dxa"/>
              <w:left w:w="105" w:type="dxa"/>
              <w:bottom w:w="60" w:type="dxa"/>
              <w:right w:w="105" w:type="dxa"/>
            </w:tcMar>
            <w:hideMark/>
          </w:tcPr>
          <w:p w14:paraId="69BEDA25" w14:textId="207B09A6"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59C3B10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436C4A57" w14:textId="7C695E66"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3005" w:type="dxa"/>
            <w:tcMar>
              <w:top w:w="60" w:type="dxa"/>
              <w:left w:w="120" w:type="dxa"/>
              <w:bottom w:w="60" w:type="dxa"/>
              <w:right w:w="105" w:type="dxa"/>
            </w:tcMar>
            <w:hideMark/>
          </w:tcPr>
          <w:p w14:paraId="2C6CC6CB" w14:textId="41290627"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37218369" w14:textId="77777777" w:rsidTr="007406F6">
        <w:tc>
          <w:tcPr>
            <w:tcW w:w="0" w:type="auto"/>
            <w:gridSpan w:val="2"/>
            <w:tcMar>
              <w:top w:w="60" w:type="dxa"/>
              <w:left w:w="105" w:type="dxa"/>
              <w:bottom w:w="60" w:type="dxa"/>
              <w:right w:w="105" w:type="dxa"/>
            </w:tcMar>
            <w:hideMark/>
          </w:tcPr>
          <w:p w14:paraId="50022F6A" w14:textId="7155759C"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RLWheelSpd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F70A20" w:rsidRPr="00B20007">
              <w:rPr>
                <w:rFonts w:eastAsia="宋体"/>
                <w:b/>
                <w:bCs/>
                <w:color w:val="000000" w:themeColor="text1"/>
                <w:lang w:eastAsia="zh-CN"/>
              </w:rPr>
              <w:t>（左后轮轮速）</w:t>
            </w:r>
          </w:p>
        </w:tc>
        <w:tc>
          <w:tcPr>
            <w:tcW w:w="5343" w:type="dxa"/>
            <w:gridSpan w:val="2"/>
            <w:tcMar>
              <w:top w:w="60" w:type="dxa"/>
              <w:left w:w="120" w:type="dxa"/>
              <w:bottom w:w="60" w:type="dxa"/>
              <w:right w:w="105" w:type="dxa"/>
            </w:tcMar>
            <w:hideMark/>
          </w:tcPr>
          <w:p w14:paraId="7EE1CA79" w14:textId="50ADF2CF"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RRWheelSpd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F70A20" w:rsidRPr="00B20007">
              <w:rPr>
                <w:rFonts w:eastAsia="宋体"/>
                <w:b/>
                <w:bCs/>
                <w:color w:val="000000" w:themeColor="text1"/>
                <w:lang w:eastAsia="zh-CN"/>
              </w:rPr>
              <w:t>（右后轮轮速）</w:t>
            </w:r>
          </w:p>
        </w:tc>
      </w:tr>
      <w:tr w:rsidR="00BD6618" w:rsidRPr="00B20007" w14:paraId="73F48522" w14:textId="77777777" w:rsidTr="007406F6">
        <w:tc>
          <w:tcPr>
            <w:tcW w:w="0" w:type="auto"/>
            <w:tcMar>
              <w:top w:w="60" w:type="dxa"/>
              <w:left w:w="105" w:type="dxa"/>
              <w:bottom w:w="60" w:type="dxa"/>
              <w:right w:w="105" w:type="dxa"/>
            </w:tcMar>
            <w:hideMark/>
          </w:tcPr>
          <w:p w14:paraId="1BBB2BF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7691530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402B204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05" w:type="dxa"/>
            <w:tcMar>
              <w:top w:w="60" w:type="dxa"/>
              <w:left w:w="120" w:type="dxa"/>
              <w:bottom w:w="60" w:type="dxa"/>
              <w:right w:w="105" w:type="dxa"/>
            </w:tcMar>
            <w:hideMark/>
          </w:tcPr>
          <w:p w14:paraId="518199C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2B68CD6D" w14:textId="77777777" w:rsidTr="007406F6">
        <w:tc>
          <w:tcPr>
            <w:tcW w:w="0" w:type="auto"/>
            <w:tcMar>
              <w:top w:w="60" w:type="dxa"/>
              <w:left w:w="105" w:type="dxa"/>
              <w:bottom w:w="60" w:type="dxa"/>
              <w:right w:w="105" w:type="dxa"/>
            </w:tcMar>
            <w:hideMark/>
          </w:tcPr>
          <w:p w14:paraId="06A46B81" w14:textId="5CF6EEF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0" w:type="auto"/>
            <w:tcMar>
              <w:top w:w="60" w:type="dxa"/>
              <w:left w:w="120" w:type="dxa"/>
              <w:bottom w:w="60" w:type="dxa"/>
              <w:right w:w="105" w:type="dxa"/>
            </w:tcMar>
            <w:hideMark/>
          </w:tcPr>
          <w:p w14:paraId="6CBCFAF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28F4E465" w14:textId="4A9DD01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14D5</w:t>
            </w:r>
          </w:p>
        </w:tc>
        <w:tc>
          <w:tcPr>
            <w:tcW w:w="3005" w:type="dxa"/>
            <w:tcMar>
              <w:top w:w="60" w:type="dxa"/>
              <w:left w:w="120" w:type="dxa"/>
              <w:bottom w:w="60" w:type="dxa"/>
              <w:right w:w="105" w:type="dxa"/>
            </w:tcMar>
            <w:hideMark/>
          </w:tcPr>
          <w:p w14:paraId="55EACA89" w14:textId="18B7B8FB"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195BD92C" w14:textId="77777777" w:rsidTr="007406F6">
        <w:tc>
          <w:tcPr>
            <w:tcW w:w="0" w:type="auto"/>
            <w:tcMar>
              <w:top w:w="60" w:type="dxa"/>
              <w:left w:w="105" w:type="dxa"/>
              <w:bottom w:w="60" w:type="dxa"/>
              <w:right w:w="105" w:type="dxa"/>
            </w:tcMar>
            <w:hideMark/>
          </w:tcPr>
          <w:p w14:paraId="6E9D9866" w14:textId="29FEEA0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0" w:type="auto"/>
            <w:tcMar>
              <w:top w:w="60" w:type="dxa"/>
              <w:left w:w="120" w:type="dxa"/>
              <w:bottom w:w="60" w:type="dxa"/>
              <w:right w:w="105" w:type="dxa"/>
            </w:tcMar>
            <w:hideMark/>
          </w:tcPr>
          <w:p w14:paraId="2EEC7E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41ABF836" w14:textId="26C71F4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14D6-</w:t>
            </w:r>
            <w:r w:rsidRPr="00B20007">
              <w:rPr>
                <w:b/>
                <w:bCs/>
                <w:color w:val="000000" w:themeColor="text1"/>
              </w:rPr>
              <w:t>0x</w:t>
            </w:r>
            <w:r w:rsidR="00572B42" w:rsidRPr="00B20007">
              <w:rPr>
                <w:b/>
                <w:bCs/>
                <w:color w:val="000000" w:themeColor="text1"/>
              </w:rPr>
              <w:t>1FFF</w:t>
            </w:r>
          </w:p>
        </w:tc>
        <w:tc>
          <w:tcPr>
            <w:tcW w:w="3005" w:type="dxa"/>
            <w:tcMar>
              <w:top w:w="60" w:type="dxa"/>
              <w:left w:w="120" w:type="dxa"/>
              <w:bottom w:w="60" w:type="dxa"/>
              <w:right w:w="105" w:type="dxa"/>
            </w:tcMar>
            <w:hideMark/>
          </w:tcPr>
          <w:p w14:paraId="7D5DFA64" w14:textId="7FB9DF48" w:rsidR="00572B42" w:rsidRPr="00B20007" w:rsidRDefault="00FE79A0"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bl>
    <w:p w14:paraId="73A736C9" w14:textId="37BE75A7"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轮速有效位信号</w:t>
      </w:r>
      <w:r w:rsidRPr="00B20007">
        <w:rPr>
          <w:b/>
          <w:bCs/>
          <w:color w:val="000000" w:themeColor="text1"/>
          <w:lang w:eastAsia="zh-CN"/>
        </w:rPr>
        <w:t>(</w:t>
      </w:r>
      <w:r w:rsidRPr="00B20007">
        <w:rPr>
          <w:rFonts w:eastAsia="宋体"/>
          <w:b/>
          <w:bCs/>
          <w:color w:val="000000" w:themeColor="text1"/>
          <w:lang w:eastAsia="zh-CN"/>
        </w:rPr>
        <w:t>四个</w:t>
      </w:r>
      <w:r w:rsidRPr="00B20007">
        <w:rPr>
          <w:b/>
          <w:bCs/>
          <w:color w:val="000000" w:themeColor="text1"/>
          <w:lang w:eastAsia="zh-CN"/>
        </w:rPr>
        <w:t>)</w:t>
      </w:r>
      <w:r w:rsidRPr="00B20007">
        <w:rPr>
          <w:rFonts w:eastAsia="宋体"/>
          <w:b/>
          <w:bCs/>
          <w:color w:val="000000" w:themeColor="text1"/>
          <w:lang w:eastAsia="zh-CN"/>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27"/>
        <w:gridCol w:w="3182"/>
        <w:gridCol w:w="1133"/>
        <w:gridCol w:w="4049"/>
      </w:tblGrid>
      <w:tr w:rsidR="00BD6618" w:rsidRPr="00B20007" w14:paraId="49E46A67" w14:textId="77777777" w:rsidTr="007406F6">
        <w:tc>
          <w:tcPr>
            <w:tcW w:w="0" w:type="auto"/>
            <w:gridSpan w:val="2"/>
            <w:tcMar>
              <w:top w:w="60" w:type="dxa"/>
              <w:left w:w="105" w:type="dxa"/>
              <w:bottom w:w="60" w:type="dxa"/>
              <w:right w:w="105" w:type="dxa"/>
            </w:tcMar>
            <w:hideMark/>
          </w:tcPr>
          <w:p w14:paraId="70EDB9FF" w14:textId="7C72EBB3"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FLWheelSpdVld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0542F7" w:rsidRPr="00B20007">
              <w:rPr>
                <w:rFonts w:eastAsia="宋体"/>
                <w:b/>
                <w:bCs/>
                <w:color w:val="000000" w:themeColor="text1"/>
                <w:lang w:eastAsia="zh-CN"/>
              </w:rPr>
              <w:t>（左前轮轮速有效值）</w:t>
            </w:r>
          </w:p>
        </w:tc>
        <w:tc>
          <w:tcPr>
            <w:tcW w:w="5342" w:type="dxa"/>
            <w:gridSpan w:val="2"/>
            <w:tcMar>
              <w:top w:w="60" w:type="dxa"/>
              <w:left w:w="120" w:type="dxa"/>
              <w:bottom w:w="60" w:type="dxa"/>
              <w:right w:w="105" w:type="dxa"/>
            </w:tcMar>
            <w:hideMark/>
          </w:tcPr>
          <w:p w14:paraId="6B056AF0" w14:textId="5C9BF13C"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FRWheelSpdVld</w:t>
            </w:r>
            <w:r w:rsidRPr="00B20007">
              <w:rPr>
                <w:rFonts w:eastAsia="宋体"/>
                <w:b/>
                <w:bCs/>
                <w:color w:val="000000" w:themeColor="text1"/>
              </w:rPr>
              <w:t>（</w:t>
            </w:r>
            <w:r w:rsidRPr="00B20007">
              <w:rPr>
                <w:b/>
                <w:bCs/>
                <w:color w:val="000000" w:themeColor="text1"/>
              </w:rPr>
              <w:t>ABS1</w:t>
            </w:r>
            <w:r w:rsidRPr="00B20007">
              <w:rPr>
                <w:rFonts w:eastAsia="宋体"/>
                <w:b/>
                <w:bCs/>
                <w:color w:val="000000" w:themeColor="text1"/>
              </w:rPr>
              <w:t>）</w:t>
            </w:r>
            <w:r w:rsidR="000542F7" w:rsidRPr="00B20007">
              <w:rPr>
                <w:rFonts w:eastAsia="宋体"/>
                <w:b/>
                <w:bCs/>
                <w:color w:val="000000" w:themeColor="text1"/>
                <w:lang w:eastAsia="zh-CN"/>
              </w:rPr>
              <w:t>（右前轮轮速有效值）</w:t>
            </w:r>
          </w:p>
        </w:tc>
      </w:tr>
      <w:tr w:rsidR="00BD6618" w:rsidRPr="00B20007" w14:paraId="6BBA58A9" w14:textId="77777777" w:rsidTr="007406F6">
        <w:tc>
          <w:tcPr>
            <w:tcW w:w="0" w:type="auto"/>
            <w:tcMar>
              <w:top w:w="60" w:type="dxa"/>
              <w:left w:w="105" w:type="dxa"/>
              <w:bottom w:w="60" w:type="dxa"/>
              <w:right w:w="105" w:type="dxa"/>
            </w:tcMar>
            <w:hideMark/>
          </w:tcPr>
          <w:p w14:paraId="5AD2DCF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lastRenderedPageBreak/>
              <w:t>值</w:t>
            </w:r>
            <w:r w:rsidRPr="00B20007">
              <w:rPr>
                <w:b/>
                <w:bCs/>
                <w:color w:val="000000" w:themeColor="text1"/>
              </w:rPr>
              <w:t>/Value</w:t>
            </w:r>
          </w:p>
        </w:tc>
        <w:tc>
          <w:tcPr>
            <w:tcW w:w="0" w:type="auto"/>
            <w:tcMar>
              <w:top w:w="60" w:type="dxa"/>
              <w:left w:w="120" w:type="dxa"/>
              <w:bottom w:w="60" w:type="dxa"/>
              <w:right w:w="105" w:type="dxa"/>
            </w:tcMar>
            <w:hideMark/>
          </w:tcPr>
          <w:p w14:paraId="6672D62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5E8D7BE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8" w:type="dxa"/>
            <w:tcMar>
              <w:top w:w="60" w:type="dxa"/>
              <w:left w:w="120" w:type="dxa"/>
              <w:bottom w:w="60" w:type="dxa"/>
              <w:right w:w="105" w:type="dxa"/>
            </w:tcMar>
            <w:hideMark/>
          </w:tcPr>
          <w:p w14:paraId="74D6B3B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27A42B6A" w14:textId="77777777" w:rsidTr="007406F6">
        <w:tc>
          <w:tcPr>
            <w:tcW w:w="0" w:type="auto"/>
            <w:tcMar>
              <w:top w:w="60" w:type="dxa"/>
              <w:left w:w="105" w:type="dxa"/>
              <w:bottom w:w="60" w:type="dxa"/>
              <w:right w:w="105" w:type="dxa"/>
            </w:tcMar>
            <w:hideMark/>
          </w:tcPr>
          <w:p w14:paraId="66E84719" w14:textId="5F23066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77FC861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c>
          <w:tcPr>
            <w:tcW w:w="0" w:type="auto"/>
            <w:tcMar>
              <w:top w:w="60" w:type="dxa"/>
              <w:left w:w="120" w:type="dxa"/>
              <w:bottom w:w="60" w:type="dxa"/>
              <w:right w:w="105" w:type="dxa"/>
            </w:tcMar>
            <w:hideMark/>
          </w:tcPr>
          <w:p w14:paraId="2DB0EB6F" w14:textId="2F772CC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8" w:type="dxa"/>
            <w:tcMar>
              <w:top w:w="60" w:type="dxa"/>
              <w:left w:w="120" w:type="dxa"/>
              <w:bottom w:w="60" w:type="dxa"/>
              <w:right w:w="105" w:type="dxa"/>
            </w:tcMar>
            <w:hideMark/>
          </w:tcPr>
          <w:p w14:paraId="7744DB7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12053EB5" w14:textId="77777777" w:rsidTr="007406F6">
        <w:tc>
          <w:tcPr>
            <w:tcW w:w="0" w:type="auto"/>
            <w:tcMar>
              <w:top w:w="60" w:type="dxa"/>
              <w:left w:w="105" w:type="dxa"/>
              <w:bottom w:w="60" w:type="dxa"/>
              <w:right w:w="105" w:type="dxa"/>
            </w:tcMar>
            <w:hideMark/>
          </w:tcPr>
          <w:p w14:paraId="60224A90" w14:textId="564F85F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0" w:type="auto"/>
            <w:tcMar>
              <w:top w:w="60" w:type="dxa"/>
              <w:left w:w="120" w:type="dxa"/>
              <w:bottom w:w="60" w:type="dxa"/>
              <w:right w:w="105" w:type="dxa"/>
            </w:tcMar>
            <w:hideMark/>
          </w:tcPr>
          <w:p w14:paraId="1E9353F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1509533F" w14:textId="227BAC4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8" w:type="dxa"/>
            <w:tcMar>
              <w:top w:w="60" w:type="dxa"/>
              <w:left w:w="120" w:type="dxa"/>
              <w:bottom w:w="60" w:type="dxa"/>
              <w:right w:w="105" w:type="dxa"/>
            </w:tcMar>
            <w:hideMark/>
          </w:tcPr>
          <w:p w14:paraId="21CB5EE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r w:rsidR="00BD6618" w:rsidRPr="00B20007" w14:paraId="16BAD402" w14:textId="77777777" w:rsidTr="007406F6">
        <w:tc>
          <w:tcPr>
            <w:tcW w:w="0" w:type="auto"/>
            <w:gridSpan w:val="2"/>
            <w:tcMar>
              <w:top w:w="60" w:type="dxa"/>
              <w:left w:w="105" w:type="dxa"/>
              <w:bottom w:w="60" w:type="dxa"/>
              <w:right w:w="105" w:type="dxa"/>
            </w:tcMar>
            <w:hideMark/>
          </w:tcPr>
          <w:p w14:paraId="6E43575B" w14:textId="504C0B64"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RLWheelSpdVld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5F1D8C" w:rsidRPr="00B20007">
              <w:rPr>
                <w:rFonts w:eastAsia="宋体"/>
                <w:b/>
                <w:bCs/>
                <w:color w:val="000000" w:themeColor="text1"/>
                <w:lang w:eastAsia="zh-CN"/>
              </w:rPr>
              <w:t>（左后轮轮速有效值）</w:t>
            </w:r>
          </w:p>
        </w:tc>
        <w:tc>
          <w:tcPr>
            <w:tcW w:w="5342" w:type="dxa"/>
            <w:gridSpan w:val="2"/>
            <w:tcMar>
              <w:top w:w="60" w:type="dxa"/>
              <w:left w:w="120" w:type="dxa"/>
              <w:bottom w:w="60" w:type="dxa"/>
              <w:right w:w="105" w:type="dxa"/>
            </w:tcMar>
            <w:hideMark/>
          </w:tcPr>
          <w:p w14:paraId="287B2157" w14:textId="047B255A" w:rsidR="00572B42" w:rsidRPr="00B20007" w:rsidRDefault="00572B42" w:rsidP="005F1D8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rPr>
              <w:t xml:space="preserve"> RRWheelSpdVld</w:t>
            </w:r>
            <w:r w:rsidRPr="00B20007">
              <w:rPr>
                <w:rFonts w:eastAsia="宋体"/>
                <w:b/>
                <w:bCs/>
                <w:color w:val="000000" w:themeColor="text1"/>
              </w:rPr>
              <w:t>（</w:t>
            </w:r>
            <w:r w:rsidRPr="00B20007">
              <w:rPr>
                <w:b/>
                <w:bCs/>
                <w:color w:val="000000" w:themeColor="text1"/>
              </w:rPr>
              <w:t>ABS2</w:t>
            </w:r>
            <w:r w:rsidRPr="00B20007">
              <w:rPr>
                <w:rFonts w:eastAsia="宋体"/>
                <w:b/>
                <w:bCs/>
                <w:color w:val="000000" w:themeColor="text1"/>
              </w:rPr>
              <w:t>）</w:t>
            </w:r>
            <w:r w:rsidR="005F1D8C" w:rsidRPr="00B20007">
              <w:rPr>
                <w:rFonts w:eastAsia="宋体"/>
                <w:b/>
                <w:bCs/>
                <w:color w:val="000000" w:themeColor="text1"/>
                <w:lang w:eastAsia="zh-CN"/>
              </w:rPr>
              <w:t>（右后轮轮速有效值）</w:t>
            </w:r>
          </w:p>
        </w:tc>
      </w:tr>
      <w:tr w:rsidR="00BD6618" w:rsidRPr="00B20007" w14:paraId="325E1427" w14:textId="77777777" w:rsidTr="007406F6">
        <w:tc>
          <w:tcPr>
            <w:tcW w:w="0" w:type="auto"/>
            <w:tcMar>
              <w:top w:w="60" w:type="dxa"/>
              <w:left w:w="105" w:type="dxa"/>
              <w:bottom w:w="60" w:type="dxa"/>
              <w:right w:w="105" w:type="dxa"/>
            </w:tcMar>
            <w:hideMark/>
          </w:tcPr>
          <w:p w14:paraId="18641C8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53A8468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79A6AC2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48" w:type="dxa"/>
            <w:tcMar>
              <w:top w:w="60" w:type="dxa"/>
              <w:left w:w="120" w:type="dxa"/>
              <w:bottom w:w="60" w:type="dxa"/>
              <w:right w:w="105" w:type="dxa"/>
            </w:tcMar>
            <w:hideMark/>
          </w:tcPr>
          <w:p w14:paraId="0A27C28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31201B8F" w14:textId="77777777" w:rsidTr="007406F6">
        <w:tc>
          <w:tcPr>
            <w:tcW w:w="0" w:type="auto"/>
            <w:tcMar>
              <w:top w:w="60" w:type="dxa"/>
              <w:left w:w="105" w:type="dxa"/>
              <w:bottom w:w="60" w:type="dxa"/>
              <w:right w:w="105" w:type="dxa"/>
            </w:tcMar>
            <w:hideMark/>
          </w:tcPr>
          <w:p w14:paraId="5E37D99C" w14:textId="44CA978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1FA40D6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c>
          <w:tcPr>
            <w:tcW w:w="0" w:type="auto"/>
            <w:tcMar>
              <w:top w:w="60" w:type="dxa"/>
              <w:left w:w="120" w:type="dxa"/>
              <w:bottom w:w="60" w:type="dxa"/>
              <w:right w:w="105" w:type="dxa"/>
            </w:tcMar>
            <w:hideMark/>
          </w:tcPr>
          <w:p w14:paraId="73A369E1" w14:textId="079A75E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548" w:type="dxa"/>
            <w:tcMar>
              <w:top w:w="60" w:type="dxa"/>
              <w:left w:w="120" w:type="dxa"/>
              <w:bottom w:w="60" w:type="dxa"/>
              <w:right w:w="105" w:type="dxa"/>
            </w:tcMar>
            <w:hideMark/>
          </w:tcPr>
          <w:p w14:paraId="5F21DCC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 values</w:t>
            </w:r>
          </w:p>
        </w:tc>
      </w:tr>
      <w:tr w:rsidR="00BD6618" w:rsidRPr="00B20007" w14:paraId="211CEE1F" w14:textId="77777777" w:rsidTr="007406F6">
        <w:tc>
          <w:tcPr>
            <w:tcW w:w="0" w:type="auto"/>
            <w:tcMar>
              <w:top w:w="60" w:type="dxa"/>
              <w:left w:w="105" w:type="dxa"/>
              <w:bottom w:w="60" w:type="dxa"/>
              <w:right w:w="105" w:type="dxa"/>
            </w:tcMar>
            <w:hideMark/>
          </w:tcPr>
          <w:p w14:paraId="37CDFF30" w14:textId="58227DD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0" w:type="auto"/>
            <w:tcMar>
              <w:top w:w="60" w:type="dxa"/>
              <w:left w:w="120" w:type="dxa"/>
              <w:bottom w:w="60" w:type="dxa"/>
              <w:right w:w="105" w:type="dxa"/>
            </w:tcMar>
            <w:hideMark/>
          </w:tcPr>
          <w:p w14:paraId="74C39DC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c>
          <w:tcPr>
            <w:tcW w:w="0" w:type="auto"/>
            <w:tcMar>
              <w:top w:w="60" w:type="dxa"/>
              <w:left w:w="120" w:type="dxa"/>
              <w:bottom w:w="60" w:type="dxa"/>
              <w:right w:w="105" w:type="dxa"/>
            </w:tcMar>
            <w:hideMark/>
          </w:tcPr>
          <w:p w14:paraId="0F8947EB" w14:textId="706BA91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48" w:type="dxa"/>
            <w:tcMar>
              <w:top w:w="60" w:type="dxa"/>
              <w:left w:w="120" w:type="dxa"/>
              <w:bottom w:w="60" w:type="dxa"/>
              <w:right w:w="105" w:type="dxa"/>
            </w:tcMar>
            <w:hideMark/>
          </w:tcPr>
          <w:p w14:paraId="2098CDD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2ED7B31F" w14:textId="51A98572" w:rsidR="003F47BF" w:rsidRPr="00B20007" w:rsidRDefault="003F47BF" w:rsidP="003F47BF">
      <w:pPr>
        <w:pStyle w:val="af4"/>
        <w:spacing w:before="0" w:beforeAutospacing="0" w:after="0" w:afterAutospacing="0"/>
        <w:ind w:firstLineChars="0" w:firstLine="0"/>
        <w:rPr>
          <w:rFonts w:asciiTheme="minorEastAsia" w:eastAsiaTheme="minorEastAsia" w:hAnsiTheme="minorEastAsia"/>
          <w:b/>
          <w:bCs/>
          <w:color w:val="000000" w:themeColor="text1"/>
          <w:lang w:eastAsia="zh-CN"/>
        </w:rPr>
      </w:pPr>
      <w:r w:rsidRPr="00B20007">
        <w:rPr>
          <w:rFonts w:asciiTheme="minorEastAsia" w:eastAsiaTheme="minorEastAsia" w:hAnsiTheme="minorEastAsia" w:hint="eastAsia"/>
          <w:b/>
          <w:bCs/>
          <w:color w:val="000000" w:themeColor="text1"/>
          <w:lang w:eastAsia="zh-CN"/>
        </w:rPr>
        <w:t>左前轮驾驶方向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3F47BF" w:rsidRPr="00B20007" w14:paraId="737774F2" w14:textId="77777777" w:rsidTr="00806D1D">
        <w:tc>
          <w:tcPr>
            <w:tcW w:w="10191" w:type="dxa"/>
            <w:gridSpan w:val="4"/>
            <w:tcMar>
              <w:top w:w="60" w:type="dxa"/>
              <w:left w:w="105" w:type="dxa"/>
              <w:bottom w:w="60" w:type="dxa"/>
              <w:right w:w="105" w:type="dxa"/>
            </w:tcMar>
            <w:hideMark/>
          </w:tcPr>
          <w:p w14:paraId="07C0332A" w14:textId="3A3B5B96" w:rsidR="003F47BF" w:rsidRPr="00B20007" w:rsidRDefault="003F47BF"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FLWheelDriveDirection</w:t>
            </w:r>
            <w:proofErr w:type="spellEnd"/>
          </w:p>
        </w:tc>
      </w:tr>
      <w:tr w:rsidR="003F47BF" w:rsidRPr="00B20007" w14:paraId="581EE96A" w14:textId="77777777" w:rsidTr="003F47BF">
        <w:tc>
          <w:tcPr>
            <w:tcW w:w="0" w:type="auto"/>
            <w:tcMar>
              <w:top w:w="60" w:type="dxa"/>
              <w:left w:w="105" w:type="dxa"/>
              <w:bottom w:w="60" w:type="dxa"/>
              <w:right w:w="105" w:type="dxa"/>
            </w:tcMar>
            <w:hideMark/>
          </w:tcPr>
          <w:p w14:paraId="48CE6BF0"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320FB220" w14:textId="77777777" w:rsidR="003F47BF" w:rsidRPr="00B20007" w:rsidRDefault="003F47BF"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1F314A99"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4107824F" w14:textId="77777777" w:rsidR="003F47BF" w:rsidRPr="00B20007" w:rsidRDefault="003F47BF"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3F47BF" w:rsidRPr="00B20007" w14:paraId="5C06832A" w14:textId="77777777" w:rsidTr="003F47BF">
        <w:tc>
          <w:tcPr>
            <w:tcW w:w="0" w:type="auto"/>
            <w:tcMar>
              <w:top w:w="60" w:type="dxa"/>
              <w:left w:w="105" w:type="dxa"/>
              <w:bottom w:w="60" w:type="dxa"/>
              <w:right w:w="105" w:type="dxa"/>
            </w:tcMar>
            <w:hideMark/>
          </w:tcPr>
          <w:p w14:paraId="34ED63BF"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121860DE" w14:textId="50FAC9A5" w:rsidR="003F47BF" w:rsidRPr="00B20007" w:rsidRDefault="003F47BF" w:rsidP="003F47BF">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4C48ED41"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24C2B0D4" w14:textId="7651A7EC"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3F47BF" w:rsidRPr="00B20007" w14:paraId="77998087" w14:textId="77777777" w:rsidTr="003F47BF">
        <w:tc>
          <w:tcPr>
            <w:tcW w:w="0" w:type="auto"/>
            <w:tcMar>
              <w:top w:w="60" w:type="dxa"/>
              <w:left w:w="105" w:type="dxa"/>
              <w:bottom w:w="60" w:type="dxa"/>
              <w:right w:w="105" w:type="dxa"/>
            </w:tcMar>
            <w:hideMark/>
          </w:tcPr>
          <w:p w14:paraId="00E2CD69"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17EEDEE2" w14:textId="0389AEBC"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41E93E3F" w14:textId="77777777"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2C05DA6E" w14:textId="7AF9FED9" w:rsidR="003F47BF" w:rsidRPr="00B20007" w:rsidRDefault="003F47BF"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2FD1FF88" w14:textId="30176198" w:rsidR="003F47BF" w:rsidRPr="00B20007" w:rsidRDefault="001407F0" w:rsidP="003F47BF">
      <w:pPr>
        <w:pStyle w:val="af4"/>
        <w:spacing w:before="0" w:beforeAutospacing="0" w:after="0" w:afterAutospacing="0"/>
        <w:ind w:firstLineChars="0" w:firstLine="0"/>
        <w:rPr>
          <w:rFonts w:asciiTheme="minorEastAsia" w:eastAsiaTheme="minorEastAsia" w:hAnsiTheme="minorEastAsia"/>
          <w:b/>
          <w:bCs/>
          <w:color w:val="000000" w:themeColor="text1"/>
          <w:lang w:eastAsia="zh-CN"/>
        </w:rPr>
      </w:pPr>
      <w:r w:rsidRPr="00B20007">
        <w:rPr>
          <w:rFonts w:asciiTheme="minorEastAsia" w:eastAsiaTheme="minorEastAsia" w:hAnsiTheme="minorEastAsia" w:hint="eastAsia"/>
          <w:b/>
          <w:bCs/>
          <w:color w:val="000000" w:themeColor="text1"/>
          <w:lang w:eastAsia="zh-CN"/>
        </w:rPr>
        <w:t>右前</w:t>
      </w:r>
      <w:r w:rsidR="003F47BF" w:rsidRPr="00B20007">
        <w:rPr>
          <w:rFonts w:asciiTheme="minorEastAsia" w:eastAsiaTheme="minorEastAsia" w:hAnsiTheme="minorEastAsia" w:hint="eastAsia"/>
          <w:b/>
          <w:bCs/>
          <w:color w:val="000000" w:themeColor="text1"/>
          <w:lang w:eastAsia="zh-CN"/>
        </w:rPr>
        <w:t>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222338F3" w14:textId="77777777" w:rsidTr="00806D1D">
        <w:tc>
          <w:tcPr>
            <w:tcW w:w="10191" w:type="dxa"/>
            <w:gridSpan w:val="4"/>
            <w:tcMar>
              <w:top w:w="60" w:type="dxa"/>
              <w:left w:w="105" w:type="dxa"/>
              <w:bottom w:w="60" w:type="dxa"/>
              <w:right w:w="105" w:type="dxa"/>
            </w:tcMar>
            <w:hideMark/>
          </w:tcPr>
          <w:p w14:paraId="3338B923" w14:textId="7A639E49" w:rsidR="001407F0" w:rsidRPr="00B20007" w:rsidRDefault="001407F0" w:rsidP="001407F0">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FRWheelDriveDirection</w:t>
            </w:r>
            <w:proofErr w:type="spellEnd"/>
          </w:p>
        </w:tc>
      </w:tr>
      <w:tr w:rsidR="001407F0" w:rsidRPr="00B20007" w14:paraId="63A92A31" w14:textId="77777777" w:rsidTr="00806D1D">
        <w:tc>
          <w:tcPr>
            <w:tcW w:w="0" w:type="auto"/>
            <w:tcMar>
              <w:top w:w="60" w:type="dxa"/>
              <w:left w:w="105" w:type="dxa"/>
              <w:bottom w:w="60" w:type="dxa"/>
              <w:right w:w="105" w:type="dxa"/>
            </w:tcMar>
            <w:hideMark/>
          </w:tcPr>
          <w:p w14:paraId="3C4C95D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611C876F"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1E84879D"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5D536727"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1407F0" w:rsidRPr="00B20007" w14:paraId="402C9127" w14:textId="77777777" w:rsidTr="00806D1D">
        <w:tc>
          <w:tcPr>
            <w:tcW w:w="0" w:type="auto"/>
            <w:tcMar>
              <w:top w:w="60" w:type="dxa"/>
              <w:left w:w="105" w:type="dxa"/>
              <w:bottom w:w="60" w:type="dxa"/>
              <w:right w:w="105" w:type="dxa"/>
            </w:tcMar>
            <w:hideMark/>
          </w:tcPr>
          <w:p w14:paraId="6BC490A2"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6EED9A3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2C418067"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67E7BC38"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242AB4D1" w14:textId="77777777" w:rsidTr="00806D1D">
        <w:tc>
          <w:tcPr>
            <w:tcW w:w="0" w:type="auto"/>
            <w:tcMar>
              <w:top w:w="60" w:type="dxa"/>
              <w:left w:w="105" w:type="dxa"/>
              <w:bottom w:w="60" w:type="dxa"/>
              <w:right w:w="105" w:type="dxa"/>
            </w:tcMar>
            <w:hideMark/>
          </w:tcPr>
          <w:p w14:paraId="08C952B9"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2E77369C"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2E76C960"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1E18456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387F520B" w14:textId="1D9DF6F0" w:rsidR="003F47BF" w:rsidRPr="00B20007" w:rsidRDefault="001407F0" w:rsidP="004A5EA3">
      <w:pPr>
        <w:pStyle w:val="af4"/>
        <w:spacing w:before="0" w:beforeAutospacing="0" w:after="0" w:afterAutospacing="0"/>
        <w:ind w:firstLineChars="0" w:firstLine="0"/>
        <w:rPr>
          <w:rFonts w:asciiTheme="minorEastAsia" w:eastAsiaTheme="minorEastAsia" w:hAnsiTheme="minorEastAsia"/>
          <w:b/>
          <w:bCs/>
          <w:color w:val="000000" w:themeColor="text1"/>
          <w:lang w:eastAsia="zh-CN"/>
        </w:rPr>
      </w:pPr>
      <w:r w:rsidRPr="00B20007">
        <w:rPr>
          <w:rFonts w:asciiTheme="minorEastAsia" w:eastAsiaTheme="minorEastAsia" w:hAnsiTheme="minorEastAsia" w:hint="eastAsia"/>
          <w:b/>
          <w:bCs/>
          <w:color w:val="000000" w:themeColor="text1"/>
          <w:lang w:eastAsia="zh-CN"/>
        </w:rPr>
        <w:t>左后</w:t>
      </w:r>
      <w:r w:rsidR="003F47BF" w:rsidRPr="00B20007">
        <w:rPr>
          <w:rFonts w:asciiTheme="minorEastAsia" w:eastAsiaTheme="minorEastAsia" w:hAnsiTheme="minorEastAsia" w:hint="eastAsia"/>
          <w:b/>
          <w:bCs/>
          <w:color w:val="000000" w:themeColor="text1"/>
          <w:lang w:eastAsia="zh-CN"/>
        </w:rPr>
        <w:t>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4D578060" w14:textId="77777777" w:rsidTr="00806D1D">
        <w:tc>
          <w:tcPr>
            <w:tcW w:w="10191" w:type="dxa"/>
            <w:gridSpan w:val="4"/>
            <w:tcMar>
              <w:top w:w="60" w:type="dxa"/>
              <w:left w:w="105" w:type="dxa"/>
              <w:bottom w:w="60" w:type="dxa"/>
              <w:right w:w="105" w:type="dxa"/>
            </w:tcMar>
            <w:hideMark/>
          </w:tcPr>
          <w:p w14:paraId="1BE578C9" w14:textId="7BA26463" w:rsidR="001407F0" w:rsidRPr="00B20007" w:rsidRDefault="001407F0" w:rsidP="001407F0">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RLWheelDriveDirection</w:t>
            </w:r>
            <w:proofErr w:type="spellEnd"/>
          </w:p>
        </w:tc>
      </w:tr>
      <w:tr w:rsidR="001407F0" w:rsidRPr="00B20007" w14:paraId="5F752142" w14:textId="77777777" w:rsidTr="00806D1D">
        <w:tc>
          <w:tcPr>
            <w:tcW w:w="0" w:type="auto"/>
            <w:tcMar>
              <w:top w:w="60" w:type="dxa"/>
              <w:left w:w="105" w:type="dxa"/>
              <w:bottom w:w="60" w:type="dxa"/>
              <w:right w:w="105" w:type="dxa"/>
            </w:tcMar>
            <w:hideMark/>
          </w:tcPr>
          <w:p w14:paraId="30E4B60C"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5128B5A9"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21CE034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77610120"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1407F0" w:rsidRPr="00B20007" w14:paraId="57CFBA75" w14:textId="77777777" w:rsidTr="00806D1D">
        <w:tc>
          <w:tcPr>
            <w:tcW w:w="0" w:type="auto"/>
            <w:tcMar>
              <w:top w:w="60" w:type="dxa"/>
              <w:left w:w="105" w:type="dxa"/>
              <w:bottom w:w="60" w:type="dxa"/>
              <w:right w:w="105" w:type="dxa"/>
            </w:tcMar>
            <w:hideMark/>
          </w:tcPr>
          <w:p w14:paraId="2B89CBE7"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6060181C"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6189D70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000B97E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2C08C606" w14:textId="77777777" w:rsidTr="00806D1D">
        <w:tc>
          <w:tcPr>
            <w:tcW w:w="0" w:type="auto"/>
            <w:tcMar>
              <w:top w:w="60" w:type="dxa"/>
              <w:left w:w="105" w:type="dxa"/>
              <w:bottom w:w="60" w:type="dxa"/>
              <w:right w:w="105" w:type="dxa"/>
            </w:tcMar>
            <w:hideMark/>
          </w:tcPr>
          <w:p w14:paraId="5730FB29"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0x2</w:t>
            </w:r>
          </w:p>
        </w:tc>
        <w:tc>
          <w:tcPr>
            <w:tcW w:w="0" w:type="auto"/>
            <w:tcMar>
              <w:top w:w="60" w:type="dxa"/>
              <w:left w:w="120" w:type="dxa"/>
              <w:bottom w:w="60" w:type="dxa"/>
              <w:right w:w="105" w:type="dxa"/>
            </w:tcMar>
            <w:hideMark/>
          </w:tcPr>
          <w:p w14:paraId="0D20478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2A642A7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5FBE8BDF"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78EEB2A5" w14:textId="6509AF2F" w:rsidR="003F47BF" w:rsidRPr="00B20007" w:rsidRDefault="003F47BF" w:rsidP="004A5EA3">
      <w:pPr>
        <w:pStyle w:val="af4"/>
        <w:spacing w:before="0" w:beforeAutospacing="0" w:after="0" w:afterAutospacing="0"/>
        <w:ind w:firstLineChars="0" w:firstLine="0"/>
        <w:rPr>
          <w:rFonts w:asciiTheme="minorEastAsia" w:eastAsiaTheme="minorEastAsia" w:hAnsiTheme="minorEastAsia"/>
          <w:b/>
          <w:bCs/>
          <w:color w:val="000000" w:themeColor="text1"/>
          <w:lang w:eastAsia="zh-CN"/>
        </w:rPr>
      </w:pPr>
      <w:r w:rsidRPr="00B20007">
        <w:rPr>
          <w:rFonts w:asciiTheme="minorEastAsia" w:eastAsiaTheme="minorEastAsia" w:hAnsiTheme="minorEastAsia" w:hint="eastAsia"/>
          <w:b/>
          <w:bCs/>
          <w:color w:val="000000" w:themeColor="text1"/>
          <w:lang w:eastAsia="zh-CN"/>
        </w:rPr>
        <w:t>右后轮驾驶方向</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83"/>
        <w:gridCol w:w="2251"/>
        <w:gridCol w:w="1300"/>
        <w:gridCol w:w="5357"/>
      </w:tblGrid>
      <w:tr w:rsidR="001407F0" w:rsidRPr="00B20007" w14:paraId="6026BB6B" w14:textId="77777777" w:rsidTr="00806D1D">
        <w:tc>
          <w:tcPr>
            <w:tcW w:w="10191" w:type="dxa"/>
            <w:gridSpan w:val="4"/>
            <w:tcMar>
              <w:top w:w="60" w:type="dxa"/>
              <w:left w:w="105" w:type="dxa"/>
              <w:bottom w:w="60" w:type="dxa"/>
              <w:right w:w="105" w:type="dxa"/>
            </w:tcMar>
            <w:hideMark/>
          </w:tcPr>
          <w:p w14:paraId="55F62CEF" w14:textId="4E1B93D6" w:rsidR="001407F0" w:rsidRPr="00B20007" w:rsidRDefault="001407F0" w:rsidP="001407F0">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RRWheelDriveDirection</w:t>
            </w:r>
            <w:proofErr w:type="spellEnd"/>
          </w:p>
        </w:tc>
      </w:tr>
      <w:tr w:rsidR="001407F0" w:rsidRPr="00B20007" w14:paraId="0BBB7D7A" w14:textId="77777777" w:rsidTr="00806D1D">
        <w:tc>
          <w:tcPr>
            <w:tcW w:w="0" w:type="auto"/>
            <w:tcMar>
              <w:top w:w="60" w:type="dxa"/>
              <w:left w:w="105" w:type="dxa"/>
              <w:bottom w:w="60" w:type="dxa"/>
              <w:right w:w="105" w:type="dxa"/>
            </w:tcMar>
            <w:hideMark/>
          </w:tcPr>
          <w:p w14:paraId="48F0D59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5A3F7E10"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50D4151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7339CEB2" w14:textId="77777777" w:rsidR="001407F0" w:rsidRPr="00B20007" w:rsidRDefault="001407F0" w:rsidP="00806D1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1407F0" w:rsidRPr="00B20007" w14:paraId="68D40A80" w14:textId="77777777" w:rsidTr="00806D1D">
        <w:tc>
          <w:tcPr>
            <w:tcW w:w="0" w:type="auto"/>
            <w:tcMar>
              <w:top w:w="60" w:type="dxa"/>
              <w:left w:w="105" w:type="dxa"/>
              <w:bottom w:w="60" w:type="dxa"/>
              <w:right w:w="105" w:type="dxa"/>
            </w:tcMar>
            <w:hideMark/>
          </w:tcPr>
          <w:p w14:paraId="32C959B5"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0x0</w:t>
            </w:r>
          </w:p>
        </w:tc>
        <w:tc>
          <w:tcPr>
            <w:tcW w:w="0" w:type="auto"/>
            <w:tcMar>
              <w:top w:w="60" w:type="dxa"/>
              <w:left w:w="120" w:type="dxa"/>
              <w:bottom w:w="60" w:type="dxa"/>
              <w:right w:w="105" w:type="dxa"/>
            </w:tcMar>
            <w:hideMark/>
          </w:tcPr>
          <w:p w14:paraId="71834AEB"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 xml:space="preserve">Invalid </w:t>
            </w:r>
          </w:p>
        </w:tc>
        <w:tc>
          <w:tcPr>
            <w:tcW w:w="0" w:type="auto"/>
            <w:tcMar>
              <w:top w:w="60" w:type="dxa"/>
              <w:left w:w="120" w:type="dxa"/>
              <w:bottom w:w="60" w:type="dxa"/>
              <w:right w:w="105" w:type="dxa"/>
            </w:tcMar>
            <w:hideMark/>
          </w:tcPr>
          <w:p w14:paraId="54DE153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0x1</w:t>
            </w:r>
          </w:p>
        </w:tc>
        <w:tc>
          <w:tcPr>
            <w:tcW w:w="4667" w:type="dxa"/>
            <w:tcMar>
              <w:top w:w="60" w:type="dxa"/>
              <w:left w:w="120" w:type="dxa"/>
              <w:bottom w:w="60" w:type="dxa"/>
              <w:right w:w="105" w:type="dxa"/>
            </w:tcMar>
            <w:hideMark/>
          </w:tcPr>
          <w:p w14:paraId="66E135A6"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Forward</w:t>
            </w:r>
          </w:p>
        </w:tc>
      </w:tr>
      <w:tr w:rsidR="001407F0" w:rsidRPr="00B20007" w14:paraId="28143615" w14:textId="77777777" w:rsidTr="00806D1D">
        <w:tc>
          <w:tcPr>
            <w:tcW w:w="0" w:type="auto"/>
            <w:tcMar>
              <w:top w:w="60" w:type="dxa"/>
              <w:left w:w="105" w:type="dxa"/>
              <w:bottom w:w="60" w:type="dxa"/>
              <w:right w:w="105" w:type="dxa"/>
            </w:tcMar>
            <w:hideMark/>
          </w:tcPr>
          <w:p w14:paraId="29A3D19A"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lastRenderedPageBreak/>
              <w:t>0x2</w:t>
            </w:r>
          </w:p>
        </w:tc>
        <w:tc>
          <w:tcPr>
            <w:tcW w:w="0" w:type="auto"/>
            <w:tcMar>
              <w:top w:w="60" w:type="dxa"/>
              <w:left w:w="120" w:type="dxa"/>
              <w:bottom w:w="60" w:type="dxa"/>
              <w:right w:w="105" w:type="dxa"/>
            </w:tcMar>
            <w:hideMark/>
          </w:tcPr>
          <w:p w14:paraId="0CACD984"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Backward</w:t>
            </w:r>
          </w:p>
        </w:tc>
        <w:tc>
          <w:tcPr>
            <w:tcW w:w="0" w:type="auto"/>
            <w:tcMar>
              <w:top w:w="60" w:type="dxa"/>
              <w:left w:w="120" w:type="dxa"/>
              <w:bottom w:w="60" w:type="dxa"/>
              <w:right w:w="105" w:type="dxa"/>
            </w:tcMar>
            <w:hideMark/>
          </w:tcPr>
          <w:p w14:paraId="5E2144E3"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0x4</w:t>
            </w:r>
          </w:p>
        </w:tc>
        <w:tc>
          <w:tcPr>
            <w:tcW w:w="4667" w:type="dxa"/>
            <w:tcMar>
              <w:top w:w="60" w:type="dxa"/>
              <w:left w:w="120" w:type="dxa"/>
              <w:bottom w:w="60" w:type="dxa"/>
              <w:right w:w="105" w:type="dxa"/>
            </w:tcMar>
            <w:hideMark/>
          </w:tcPr>
          <w:p w14:paraId="3D5CB18D" w14:textId="77777777" w:rsidR="001407F0" w:rsidRPr="00B20007" w:rsidRDefault="001407F0" w:rsidP="00806D1D">
            <w:pPr>
              <w:pStyle w:val="af4"/>
              <w:spacing w:before="0" w:beforeAutospacing="0" w:after="0" w:afterAutospacing="0"/>
              <w:ind w:firstLineChars="0" w:firstLine="0"/>
              <w:rPr>
                <w:color w:val="000000" w:themeColor="text1"/>
              </w:rPr>
            </w:pPr>
            <w:r w:rsidRPr="00B20007">
              <w:rPr>
                <w:b/>
                <w:bCs/>
                <w:color w:val="000000" w:themeColor="text1"/>
              </w:rPr>
              <w:t>Stop</w:t>
            </w:r>
          </w:p>
        </w:tc>
      </w:tr>
    </w:tbl>
    <w:p w14:paraId="31311C5B" w14:textId="0382FC4F"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发动机转速信号</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50"/>
        <w:gridCol w:w="8341"/>
      </w:tblGrid>
      <w:tr w:rsidR="002072AD" w:rsidRPr="00B20007" w14:paraId="765EA219" w14:textId="77777777" w:rsidTr="0002547C">
        <w:trPr>
          <w:trHeight w:val="398"/>
        </w:trPr>
        <w:tc>
          <w:tcPr>
            <w:tcW w:w="10191" w:type="dxa"/>
            <w:gridSpan w:val="2"/>
            <w:tcMar>
              <w:top w:w="60" w:type="dxa"/>
              <w:left w:w="105" w:type="dxa"/>
              <w:bottom w:w="60" w:type="dxa"/>
              <w:right w:w="105" w:type="dxa"/>
            </w:tcMar>
            <w:hideMark/>
          </w:tcPr>
          <w:p w14:paraId="1BF08D04" w14:textId="1BC515B4" w:rsidR="002072AD" w:rsidRPr="00B20007" w:rsidRDefault="002072AD" w:rsidP="002072A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b/>
                <w:bCs/>
                <w:color w:val="000000" w:themeColor="text1"/>
                <w:lang w:eastAsia="zh-CN"/>
              </w:rPr>
              <w:t xml:space="preserve"> </w:t>
            </w:r>
            <w:proofErr w:type="spellStart"/>
            <w:r w:rsidRPr="00B20007">
              <w:rPr>
                <w:b/>
                <w:bCs/>
                <w:color w:val="000000" w:themeColor="text1"/>
                <w:lang w:eastAsia="zh-CN"/>
              </w:rPr>
              <w:t>EngSpd</w:t>
            </w:r>
            <w:proofErr w:type="spellEnd"/>
          </w:p>
        </w:tc>
      </w:tr>
      <w:tr w:rsidR="002072AD" w:rsidRPr="00B20007" w14:paraId="61ED553A" w14:textId="77777777" w:rsidTr="002072AD">
        <w:trPr>
          <w:trHeight w:val="289"/>
        </w:trPr>
        <w:tc>
          <w:tcPr>
            <w:tcW w:w="0" w:type="auto"/>
            <w:tcMar>
              <w:top w:w="60" w:type="dxa"/>
              <w:left w:w="105" w:type="dxa"/>
              <w:bottom w:w="60" w:type="dxa"/>
              <w:right w:w="105" w:type="dxa"/>
            </w:tcMar>
            <w:hideMark/>
          </w:tcPr>
          <w:p w14:paraId="277D9C82"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18E9F1C8"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1841654E" w14:textId="77777777" w:rsidTr="002072AD">
        <w:trPr>
          <w:trHeight w:val="289"/>
        </w:trPr>
        <w:tc>
          <w:tcPr>
            <w:tcW w:w="0" w:type="auto"/>
            <w:tcMar>
              <w:top w:w="60" w:type="dxa"/>
              <w:left w:w="105" w:type="dxa"/>
              <w:bottom w:w="60" w:type="dxa"/>
              <w:right w:w="105" w:type="dxa"/>
            </w:tcMar>
            <w:hideMark/>
          </w:tcPr>
          <w:p w14:paraId="68EB8E86" w14:textId="27CBFFCC"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0x0000-0xFFFF</w:t>
            </w:r>
          </w:p>
        </w:tc>
        <w:tc>
          <w:tcPr>
            <w:tcW w:w="8283" w:type="dxa"/>
            <w:tcMar>
              <w:top w:w="60" w:type="dxa"/>
              <w:left w:w="120" w:type="dxa"/>
              <w:bottom w:w="60" w:type="dxa"/>
              <w:right w:w="105" w:type="dxa"/>
            </w:tcMar>
            <w:hideMark/>
          </w:tcPr>
          <w:p w14:paraId="2FC79F92" w14:textId="70DD7379"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Valid values</w:t>
            </w:r>
          </w:p>
        </w:tc>
      </w:tr>
    </w:tbl>
    <w:p w14:paraId="5BEEC1DE" w14:textId="3EB1C360"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车辆总行</w:t>
      </w:r>
      <w:proofErr w:type="gramStart"/>
      <w:r w:rsidRPr="00B20007">
        <w:rPr>
          <w:rFonts w:eastAsiaTheme="minorEastAsia" w:hint="eastAsia"/>
          <w:b/>
          <w:bCs/>
          <w:color w:val="000000" w:themeColor="text1"/>
          <w:lang w:eastAsia="zh-CN"/>
        </w:rPr>
        <w:t>驶</w:t>
      </w:r>
      <w:proofErr w:type="gramEnd"/>
      <w:r w:rsidRPr="00B20007">
        <w:rPr>
          <w:rFonts w:eastAsiaTheme="minorEastAsia" w:hint="eastAsia"/>
          <w:b/>
          <w:bCs/>
          <w:color w:val="000000" w:themeColor="text1"/>
          <w:lang w:eastAsia="zh-CN"/>
        </w:rPr>
        <w:t>距离</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836"/>
        <w:gridCol w:w="1748"/>
        <w:gridCol w:w="1940"/>
        <w:gridCol w:w="4667"/>
      </w:tblGrid>
      <w:tr w:rsidR="002072AD" w:rsidRPr="00B20007" w14:paraId="2444AA7F" w14:textId="77777777" w:rsidTr="0002547C">
        <w:tc>
          <w:tcPr>
            <w:tcW w:w="10191" w:type="dxa"/>
            <w:gridSpan w:val="4"/>
            <w:tcMar>
              <w:top w:w="60" w:type="dxa"/>
              <w:left w:w="105" w:type="dxa"/>
              <w:bottom w:w="60" w:type="dxa"/>
              <w:right w:w="105" w:type="dxa"/>
            </w:tcMar>
            <w:hideMark/>
          </w:tcPr>
          <w:p w14:paraId="54E30506" w14:textId="24E21B9A" w:rsidR="002072AD" w:rsidRPr="00B20007" w:rsidRDefault="002072AD" w:rsidP="0002547C">
            <w:pPr>
              <w:pStyle w:val="af4"/>
              <w:spacing w:before="0" w:beforeAutospacing="0" w:after="0" w:afterAutospacing="0"/>
              <w:ind w:firstLineChars="0" w:firstLine="0"/>
              <w:rPr>
                <w:rFonts w:eastAsiaTheme="minorEastAsia"/>
                <w:b/>
                <w:bCs/>
                <w:color w:val="000000" w:themeColor="text1"/>
                <w:lang w:eastAsia="zh-CN"/>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r w:rsidRPr="00B20007">
              <w:rPr>
                <w:rFonts w:eastAsiaTheme="minorEastAsia"/>
                <w:b/>
                <w:bCs/>
                <w:color w:val="000000" w:themeColor="text1"/>
                <w:lang w:eastAsia="zh-CN"/>
              </w:rPr>
              <w:t xml:space="preserve"> </w:t>
            </w:r>
            <w:proofErr w:type="spellStart"/>
            <w:r w:rsidRPr="00B20007">
              <w:rPr>
                <w:rFonts w:eastAsiaTheme="minorEastAsia"/>
                <w:b/>
                <w:bCs/>
                <w:color w:val="000000" w:themeColor="text1"/>
                <w:lang w:eastAsia="zh-CN"/>
              </w:rPr>
              <w:t>IP_VehTotDistance</w:t>
            </w:r>
            <w:proofErr w:type="spellEnd"/>
          </w:p>
        </w:tc>
      </w:tr>
      <w:tr w:rsidR="002072AD" w:rsidRPr="00B20007" w14:paraId="37D328B7" w14:textId="77777777" w:rsidTr="0002547C">
        <w:tc>
          <w:tcPr>
            <w:tcW w:w="0" w:type="auto"/>
            <w:tcMar>
              <w:top w:w="60" w:type="dxa"/>
              <w:left w:w="105" w:type="dxa"/>
              <w:bottom w:w="60" w:type="dxa"/>
              <w:right w:w="105" w:type="dxa"/>
            </w:tcMar>
            <w:hideMark/>
          </w:tcPr>
          <w:p w14:paraId="794D9284"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2FFABDA0"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41497DB7"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667" w:type="dxa"/>
            <w:tcMar>
              <w:top w:w="60" w:type="dxa"/>
              <w:left w:w="120" w:type="dxa"/>
              <w:bottom w:w="60" w:type="dxa"/>
              <w:right w:w="105" w:type="dxa"/>
            </w:tcMar>
            <w:hideMark/>
          </w:tcPr>
          <w:p w14:paraId="3B68A01C"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5BA47EE6" w14:textId="77777777" w:rsidTr="0002547C">
        <w:tc>
          <w:tcPr>
            <w:tcW w:w="0" w:type="auto"/>
            <w:tcMar>
              <w:top w:w="60" w:type="dxa"/>
              <w:left w:w="105" w:type="dxa"/>
              <w:bottom w:w="60" w:type="dxa"/>
              <w:right w:w="105" w:type="dxa"/>
            </w:tcMar>
            <w:hideMark/>
          </w:tcPr>
          <w:p w14:paraId="3ACDC674" w14:textId="32383238"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0x000000-0x98967F</w:t>
            </w:r>
          </w:p>
        </w:tc>
        <w:tc>
          <w:tcPr>
            <w:tcW w:w="0" w:type="auto"/>
            <w:tcMar>
              <w:top w:w="60" w:type="dxa"/>
              <w:left w:w="120" w:type="dxa"/>
              <w:bottom w:w="60" w:type="dxa"/>
              <w:right w:w="105" w:type="dxa"/>
            </w:tcMar>
            <w:hideMark/>
          </w:tcPr>
          <w:p w14:paraId="03431F0B" w14:textId="722B92AD"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0-9999999-km</w:t>
            </w:r>
          </w:p>
        </w:tc>
        <w:tc>
          <w:tcPr>
            <w:tcW w:w="0" w:type="auto"/>
            <w:tcMar>
              <w:top w:w="60" w:type="dxa"/>
              <w:left w:w="120" w:type="dxa"/>
              <w:bottom w:w="60" w:type="dxa"/>
              <w:right w:w="105" w:type="dxa"/>
            </w:tcMar>
            <w:hideMark/>
          </w:tcPr>
          <w:p w14:paraId="410AA6BD" w14:textId="24E9EE9D"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0x989680-0xFFFFFE</w:t>
            </w:r>
          </w:p>
        </w:tc>
        <w:tc>
          <w:tcPr>
            <w:tcW w:w="4667" w:type="dxa"/>
            <w:tcMar>
              <w:top w:w="60" w:type="dxa"/>
              <w:left w:w="120" w:type="dxa"/>
              <w:bottom w:w="60" w:type="dxa"/>
              <w:right w:w="105" w:type="dxa"/>
            </w:tcMar>
            <w:hideMark/>
          </w:tcPr>
          <w:p w14:paraId="50AB6DEA" w14:textId="224E138E"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2072AD" w:rsidRPr="00B20007" w14:paraId="11A3E0D2" w14:textId="77777777" w:rsidTr="002072AD">
        <w:tc>
          <w:tcPr>
            <w:tcW w:w="0" w:type="auto"/>
            <w:tcMar>
              <w:top w:w="60" w:type="dxa"/>
              <w:left w:w="105" w:type="dxa"/>
              <w:bottom w:w="60" w:type="dxa"/>
              <w:right w:w="105" w:type="dxa"/>
            </w:tcMar>
            <w:hideMark/>
          </w:tcPr>
          <w:p w14:paraId="50A5360A" w14:textId="02C52439"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0xFFFFFF</w:t>
            </w:r>
          </w:p>
        </w:tc>
        <w:tc>
          <w:tcPr>
            <w:tcW w:w="0" w:type="auto"/>
            <w:tcMar>
              <w:top w:w="60" w:type="dxa"/>
              <w:left w:w="120" w:type="dxa"/>
              <w:bottom w:w="60" w:type="dxa"/>
              <w:right w:w="105" w:type="dxa"/>
            </w:tcMar>
            <w:hideMark/>
          </w:tcPr>
          <w:p w14:paraId="6D16FA77" w14:textId="4B53FA65"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Mar>
              <w:top w:w="60" w:type="dxa"/>
              <w:left w:w="120" w:type="dxa"/>
              <w:bottom w:w="60" w:type="dxa"/>
              <w:right w:w="105" w:type="dxa"/>
            </w:tcMar>
          </w:tcPr>
          <w:p w14:paraId="2593A975" w14:textId="4736EBC9" w:rsidR="002072AD" w:rsidRPr="00B20007" w:rsidRDefault="002072AD" w:rsidP="0002547C">
            <w:pPr>
              <w:pStyle w:val="af4"/>
              <w:spacing w:before="0" w:beforeAutospacing="0" w:after="0" w:afterAutospacing="0"/>
              <w:ind w:firstLineChars="0" w:firstLine="0"/>
              <w:rPr>
                <w:color w:val="000000" w:themeColor="text1"/>
              </w:rPr>
            </w:pPr>
          </w:p>
        </w:tc>
        <w:tc>
          <w:tcPr>
            <w:tcW w:w="4667" w:type="dxa"/>
            <w:tcMar>
              <w:top w:w="60" w:type="dxa"/>
              <w:left w:w="120" w:type="dxa"/>
              <w:bottom w:w="60" w:type="dxa"/>
              <w:right w:w="105" w:type="dxa"/>
            </w:tcMar>
          </w:tcPr>
          <w:p w14:paraId="2CD8BBA8" w14:textId="11CED7BB" w:rsidR="002072AD" w:rsidRPr="00B20007" w:rsidRDefault="002072AD" w:rsidP="0002547C">
            <w:pPr>
              <w:pStyle w:val="af4"/>
              <w:spacing w:before="0" w:beforeAutospacing="0" w:after="0" w:afterAutospacing="0"/>
              <w:ind w:firstLineChars="0" w:firstLine="0"/>
              <w:rPr>
                <w:color w:val="000000" w:themeColor="text1"/>
              </w:rPr>
            </w:pPr>
          </w:p>
        </w:tc>
      </w:tr>
    </w:tbl>
    <w:p w14:paraId="471980A9" w14:textId="74771764"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时间模块</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12"/>
        <w:gridCol w:w="8979"/>
      </w:tblGrid>
      <w:tr w:rsidR="002072AD" w:rsidRPr="00B20007" w14:paraId="6CD986B6" w14:textId="77777777" w:rsidTr="0002547C">
        <w:trPr>
          <w:trHeight w:val="398"/>
        </w:trPr>
        <w:tc>
          <w:tcPr>
            <w:tcW w:w="10191" w:type="dxa"/>
            <w:gridSpan w:val="2"/>
            <w:tcMar>
              <w:top w:w="60" w:type="dxa"/>
              <w:left w:w="105" w:type="dxa"/>
              <w:bottom w:w="60" w:type="dxa"/>
              <w:right w:w="105" w:type="dxa"/>
            </w:tcMar>
            <w:hideMark/>
          </w:tcPr>
          <w:p w14:paraId="4760EFBA" w14:textId="4CA30323" w:rsidR="002072AD" w:rsidRPr="00B20007" w:rsidRDefault="002072AD" w:rsidP="002072AD">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TimeMod</w:t>
            </w:r>
            <w:proofErr w:type="spellEnd"/>
          </w:p>
        </w:tc>
      </w:tr>
      <w:tr w:rsidR="002072AD" w:rsidRPr="00B20007" w14:paraId="1807F20F" w14:textId="77777777" w:rsidTr="0002547C">
        <w:trPr>
          <w:trHeight w:val="289"/>
        </w:trPr>
        <w:tc>
          <w:tcPr>
            <w:tcW w:w="0" w:type="auto"/>
            <w:tcMar>
              <w:top w:w="60" w:type="dxa"/>
              <w:left w:w="105" w:type="dxa"/>
              <w:bottom w:w="60" w:type="dxa"/>
              <w:right w:w="105" w:type="dxa"/>
            </w:tcMar>
            <w:hideMark/>
          </w:tcPr>
          <w:p w14:paraId="7011F3A4"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7BBCE0C5"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225F6B98" w14:textId="77777777" w:rsidTr="0002547C">
        <w:trPr>
          <w:trHeight w:val="289"/>
        </w:trPr>
        <w:tc>
          <w:tcPr>
            <w:tcW w:w="0" w:type="auto"/>
            <w:tcMar>
              <w:top w:w="60" w:type="dxa"/>
              <w:left w:w="105" w:type="dxa"/>
              <w:bottom w:w="60" w:type="dxa"/>
              <w:right w:w="105" w:type="dxa"/>
            </w:tcMar>
            <w:hideMark/>
          </w:tcPr>
          <w:p w14:paraId="03DDF31C" w14:textId="48F7AAC9"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w:t>
            </w:r>
          </w:p>
        </w:tc>
        <w:tc>
          <w:tcPr>
            <w:tcW w:w="8283" w:type="dxa"/>
            <w:tcMar>
              <w:top w:w="60" w:type="dxa"/>
              <w:left w:w="120" w:type="dxa"/>
              <w:bottom w:w="60" w:type="dxa"/>
              <w:right w:w="105" w:type="dxa"/>
            </w:tcMar>
            <w:hideMark/>
          </w:tcPr>
          <w:p w14:paraId="74C41B7C" w14:textId="75E6EFF9"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24</w:t>
            </w:r>
          </w:p>
        </w:tc>
      </w:tr>
      <w:tr w:rsidR="002072AD" w:rsidRPr="00B20007" w14:paraId="3F95C24E" w14:textId="77777777" w:rsidTr="0002547C">
        <w:trPr>
          <w:trHeight w:val="289"/>
        </w:trPr>
        <w:tc>
          <w:tcPr>
            <w:tcW w:w="0" w:type="auto"/>
            <w:tcMar>
              <w:top w:w="60" w:type="dxa"/>
              <w:left w:w="105" w:type="dxa"/>
              <w:bottom w:w="60" w:type="dxa"/>
              <w:right w:w="105" w:type="dxa"/>
            </w:tcMar>
          </w:tcPr>
          <w:p w14:paraId="7DCEAAD1" w14:textId="411E5AB5" w:rsidR="002072AD" w:rsidRPr="00B20007" w:rsidRDefault="002072AD" w:rsidP="002072AD">
            <w:pPr>
              <w:pStyle w:val="af4"/>
              <w:spacing w:before="0" w:beforeAutospacing="0" w:after="0" w:afterAutospacing="0"/>
              <w:ind w:firstLineChars="0" w:firstLine="0"/>
              <w:rPr>
                <w:b/>
                <w:bCs/>
                <w:color w:val="000000" w:themeColor="text1"/>
              </w:rPr>
            </w:pPr>
            <w:r w:rsidRPr="00B20007">
              <w:rPr>
                <w:b/>
                <w:bCs/>
                <w:color w:val="000000" w:themeColor="text1"/>
              </w:rPr>
              <w:t>0x1</w:t>
            </w:r>
          </w:p>
        </w:tc>
        <w:tc>
          <w:tcPr>
            <w:tcW w:w="8283" w:type="dxa"/>
            <w:tcMar>
              <w:top w:w="60" w:type="dxa"/>
              <w:left w:w="120" w:type="dxa"/>
              <w:bottom w:w="60" w:type="dxa"/>
              <w:right w:w="105" w:type="dxa"/>
            </w:tcMar>
          </w:tcPr>
          <w:p w14:paraId="7C7C1746" w14:textId="7B34F04F"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12</w:t>
            </w:r>
          </w:p>
        </w:tc>
      </w:tr>
    </w:tbl>
    <w:p w14:paraId="17C93F42" w14:textId="4379C7E2"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时间指数</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212"/>
        <w:gridCol w:w="8979"/>
      </w:tblGrid>
      <w:tr w:rsidR="002072AD" w:rsidRPr="00B20007" w14:paraId="19764AAB" w14:textId="77777777" w:rsidTr="0002547C">
        <w:trPr>
          <w:trHeight w:val="398"/>
        </w:trPr>
        <w:tc>
          <w:tcPr>
            <w:tcW w:w="10191" w:type="dxa"/>
            <w:gridSpan w:val="2"/>
            <w:tcMar>
              <w:top w:w="60" w:type="dxa"/>
              <w:left w:w="105" w:type="dxa"/>
              <w:bottom w:w="60" w:type="dxa"/>
              <w:right w:w="105" w:type="dxa"/>
            </w:tcMar>
            <w:hideMark/>
          </w:tcPr>
          <w:p w14:paraId="698B20CD" w14:textId="714B6D32"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TimeIndcn</w:t>
            </w:r>
            <w:proofErr w:type="spellEnd"/>
          </w:p>
        </w:tc>
      </w:tr>
      <w:tr w:rsidR="002072AD" w:rsidRPr="00B20007" w14:paraId="149C8911" w14:textId="77777777" w:rsidTr="0002547C">
        <w:trPr>
          <w:trHeight w:val="289"/>
        </w:trPr>
        <w:tc>
          <w:tcPr>
            <w:tcW w:w="0" w:type="auto"/>
            <w:tcMar>
              <w:top w:w="60" w:type="dxa"/>
              <w:left w:w="105" w:type="dxa"/>
              <w:bottom w:w="60" w:type="dxa"/>
              <w:right w:w="105" w:type="dxa"/>
            </w:tcMar>
            <w:hideMark/>
          </w:tcPr>
          <w:p w14:paraId="6A1B2EB4"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283" w:type="dxa"/>
            <w:tcMar>
              <w:top w:w="60" w:type="dxa"/>
              <w:left w:w="120" w:type="dxa"/>
              <w:bottom w:w="60" w:type="dxa"/>
              <w:right w:w="105" w:type="dxa"/>
            </w:tcMar>
            <w:hideMark/>
          </w:tcPr>
          <w:p w14:paraId="2FDB8C27"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5626E441" w14:textId="77777777" w:rsidTr="0002547C">
        <w:trPr>
          <w:trHeight w:val="289"/>
        </w:trPr>
        <w:tc>
          <w:tcPr>
            <w:tcW w:w="0" w:type="auto"/>
            <w:tcMar>
              <w:top w:w="60" w:type="dxa"/>
              <w:left w:w="105" w:type="dxa"/>
              <w:bottom w:w="60" w:type="dxa"/>
              <w:right w:w="105" w:type="dxa"/>
            </w:tcMar>
            <w:hideMark/>
          </w:tcPr>
          <w:p w14:paraId="5442FCEF"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b/>
                <w:bCs/>
                <w:color w:val="000000" w:themeColor="text1"/>
              </w:rPr>
              <w:t>0x0</w:t>
            </w:r>
          </w:p>
        </w:tc>
        <w:tc>
          <w:tcPr>
            <w:tcW w:w="8283" w:type="dxa"/>
            <w:tcMar>
              <w:top w:w="60" w:type="dxa"/>
              <w:left w:w="120" w:type="dxa"/>
              <w:bottom w:w="60" w:type="dxa"/>
              <w:right w:w="105" w:type="dxa"/>
            </w:tcMar>
            <w:hideMark/>
          </w:tcPr>
          <w:p w14:paraId="28EE39A9" w14:textId="2896D2C4" w:rsidR="002072AD" w:rsidRPr="00B20007" w:rsidRDefault="002072AD" w:rsidP="002072AD">
            <w:pPr>
              <w:pStyle w:val="af4"/>
              <w:ind w:firstLineChars="0" w:firstLine="0"/>
              <w:rPr>
                <w:b/>
                <w:bCs/>
                <w:color w:val="000000" w:themeColor="text1"/>
              </w:rPr>
            </w:pPr>
            <w:r w:rsidRPr="00B20007">
              <w:rPr>
                <w:b/>
                <w:bCs/>
                <w:color w:val="000000" w:themeColor="text1"/>
              </w:rPr>
              <w:t>am</w:t>
            </w:r>
          </w:p>
        </w:tc>
      </w:tr>
      <w:tr w:rsidR="002072AD" w:rsidRPr="00B20007" w14:paraId="062EFC40" w14:textId="77777777" w:rsidTr="0002547C">
        <w:trPr>
          <w:trHeight w:val="289"/>
        </w:trPr>
        <w:tc>
          <w:tcPr>
            <w:tcW w:w="0" w:type="auto"/>
            <w:tcMar>
              <w:top w:w="60" w:type="dxa"/>
              <w:left w:w="105" w:type="dxa"/>
              <w:bottom w:w="60" w:type="dxa"/>
              <w:right w:w="105" w:type="dxa"/>
            </w:tcMar>
          </w:tcPr>
          <w:p w14:paraId="2D0F85FA"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0x1</w:t>
            </w:r>
          </w:p>
        </w:tc>
        <w:tc>
          <w:tcPr>
            <w:tcW w:w="8283" w:type="dxa"/>
            <w:tcMar>
              <w:top w:w="60" w:type="dxa"/>
              <w:left w:w="120" w:type="dxa"/>
              <w:bottom w:w="60" w:type="dxa"/>
              <w:right w:w="105" w:type="dxa"/>
            </w:tcMar>
          </w:tcPr>
          <w:p w14:paraId="4793A508" w14:textId="7B594E7A"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pm</w:t>
            </w:r>
          </w:p>
        </w:tc>
      </w:tr>
    </w:tbl>
    <w:p w14:paraId="31F60950" w14:textId="381C3848" w:rsidR="002072AD" w:rsidRPr="00B20007" w:rsidRDefault="002072AD" w:rsidP="004A5EA3">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小时</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49"/>
        <w:gridCol w:w="9042"/>
      </w:tblGrid>
      <w:tr w:rsidR="002072AD" w:rsidRPr="00B20007" w14:paraId="79562A63" w14:textId="77777777" w:rsidTr="0002547C">
        <w:trPr>
          <w:trHeight w:val="398"/>
        </w:trPr>
        <w:tc>
          <w:tcPr>
            <w:tcW w:w="10191" w:type="dxa"/>
            <w:gridSpan w:val="2"/>
            <w:tcMar>
              <w:top w:w="60" w:type="dxa"/>
              <w:left w:w="105" w:type="dxa"/>
              <w:bottom w:w="60" w:type="dxa"/>
              <w:right w:w="105" w:type="dxa"/>
            </w:tcMar>
            <w:hideMark/>
          </w:tcPr>
          <w:p w14:paraId="163138A1" w14:textId="308884C5"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Time_Hour</w:t>
            </w:r>
            <w:proofErr w:type="spellEnd"/>
          </w:p>
        </w:tc>
      </w:tr>
      <w:tr w:rsidR="002072AD" w:rsidRPr="00B20007" w14:paraId="128A5B1D" w14:textId="77777777" w:rsidTr="002072AD">
        <w:trPr>
          <w:trHeight w:val="289"/>
        </w:trPr>
        <w:tc>
          <w:tcPr>
            <w:tcW w:w="0" w:type="auto"/>
            <w:tcMar>
              <w:top w:w="60" w:type="dxa"/>
              <w:left w:w="105" w:type="dxa"/>
              <w:bottom w:w="60" w:type="dxa"/>
              <w:right w:w="105" w:type="dxa"/>
            </w:tcMar>
            <w:hideMark/>
          </w:tcPr>
          <w:p w14:paraId="79A5171D"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892" w:type="dxa"/>
            <w:tcMar>
              <w:top w:w="60" w:type="dxa"/>
              <w:left w:w="120" w:type="dxa"/>
              <w:bottom w:w="60" w:type="dxa"/>
              <w:right w:w="105" w:type="dxa"/>
            </w:tcMar>
            <w:hideMark/>
          </w:tcPr>
          <w:p w14:paraId="4D74BD2E"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258267B2" w14:textId="77777777" w:rsidTr="002072AD">
        <w:trPr>
          <w:trHeight w:val="289"/>
        </w:trPr>
        <w:tc>
          <w:tcPr>
            <w:tcW w:w="0" w:type="auto"/>
            <w:tcMar>
              <w:top w:w="60" w:type="dxa"/>
              <w:left w:w="105" w:type="dxa"/>
              <w:bottom w:w="60" w:type="dxa"/>
              <w:right w:w="105" w:type="dxa"/>
            </w:tcMar>
            <w:hideMark/>
          </w:tcPr>
          <w:p w14:paraId="60D6335C" w14:textId="21E00AFD" w:rsidR="002072AD" w:rsidRPr="00B20007" w:rsidRDefault="0099105C" w:rsidP="002072AD">
            <w:pPr>
              <w:pStyle w:val="af4"/>
              <w:ind w:firstLineChars="0" w:firstLine="0"/>
              <w:rPr>
                <w:b/>
                <w:bCs/>
                <w:color w:val="000000" w:themeColor="text1"/>
              </w:rPr>
            </w:pPr>
            <w:r w:rsidRPr="00B20007">
              <w:rPr>
                <w:b/>
                <w:bCs/>
                <w:color w:val="000000" w:themeColor="text1"/>
              </w:rPr>
              <w:t>0x0-0x17</w:t>
            </w:r>
          </w:p>
        </w:tc>
        <w:tc>
          <w:tcPr>
            <w:tcW w:w="8892" w:type="dxa"/>
            <w:tcMar>
              <w:top w:w="60" w:type="dxa"/>
              <w:left w:w="120" w:type="dxa"/>
              <w:bottom w:w="60" w:type="dxa"/>
              <w:right w:w="105" w:type="dxa"/>
            </w:tcMar>
            <w:hideMark/>
          </w:tcPr>
          <w:p w14:paraId="147D49BC" w14:textId="62CC1879" w:rsidR="002072AD" w:rsidRPr="00B20007" w:rsidRDefault="002072AD" w:rsidP="0002547C">
            <w:pPr>
              <w:pStyle w:val="af4"/>
              <w:ind w:firstLineChars="0" w:firstLine="0"/>
              <w:rPr>
                <w:b/>
                <w:bCs/>
                <w:color w:val="000000" w:themeColor="text1"/>
              </w:rPr>
            </w:pPr>
            <w:r w:rsidRPr="00B20007">
              <w:rPr>
                <w:b/>
                <w:bCs/>
                <w:color w:val="000000" w:themeColor="text1"/>
              </w:rPr>
              <w:t xml:space="preserve"> </w:t>
            </w:r>
            <w:proofErr w:type="spellStart"/>
            <w:r w:rsidRPr="00B20007">
              <w:rPr>
                <w:b/>
                <w:bCs/>
                <w:color w:val="000000" w:themeColor="text1"/>
              </w:rPr>
              <w:t>Valid_values</w:t>
            </w:r>
            <w:proofErr w:type="spellEnd"/>
          </w:p>
        </w:tc>
      </w:tr>
      <w:tr w:rsidR="002072AD" w:rsidRPr="00B20007" w14:paraId="48461B60" w14:textId="77777777" w:rsidTr="002072AD">
        <w:trPr>
          <w:trHeight w:val="289"/>
        </w:trPr>
        <w:tc>
          <w:tcPr>
            <w:tcW w:w="0" w:type="auto"/>
            <w:tcMar>
              <w:top w:w="60" w:type="dxa"/>
              <w:left w:w="105" w:type="dxa"/>
              <w:bottom w:w="60" w:type="dxa"/>
              <w:right w:w="105" w:type="dxa"/>
            </w:tcMar>
          </w:tcPr>
          <w:p w14:paraId="16D0EC90" w14:textId="4A670589"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0x1F</w:t>
            </w:r>
          </w:p>
        </w:tc>
        <w:tc>
          <w:tcPr>
            <w:tcW w:w="8892" w:type="dxa"/>
            <w:tcMar>
              <w:top w:w="60" w:type="dxa"/>
              <w:left w:w="120" w:type="dxa"/>
              <w:bottom w:w="60" w:type="dxa"/>
              <w:right w:w="105" w:type="dxa"/>
            </w:tcMar>
          </w:tcPr>
          <w:p w14:paraId="680FFC12" w14:textId="35B214E8"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214690E6" w14:textId="7B96291C"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分钟</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85"/>
        <w:gridCol w:w="9006"/>
      </w:tblGrid>
      <w:tr w:rsidR="002072AD" w:rsidRPr="00B20007" w14:paraId="260FDF26" w14:textId="77777777" w:rsidTr="0002547C">
        <w:trPr>
          <w:trHeight w:val="398"/>
        </w:trPr>
        <w:tc>
          <w:tcPr>
            <w:tcW w:w="10191" w:type="dxa"/>
            <w:gridSpan w:val="2"/>
            <w:tcMar>
              <w:top w:w="60" w:type="dxa"/>
              <w:left w:w="105" w:type="dxa"/>
              <w:bottom w:w="60" w:type="dxa"/>
              <w:right w:w="105" w:type="dxa"/>
            </w:tcMar>
            <w:hideMark/>
          </w:tcPr>
          <w:p w14:paraId="2B3186DF" w14:textId="385FC286"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lastRenderedPageBreak/>
              <w:t>信号名称</w:t>
            </w:r>
            <w:proofErr w:type="spellEnd"/>
            <w:r w:rsidRPr="00B20007">
              <w:rPr>
                <w:rFonts w:eastAsia="宋体" w:hint="eastAsia"/>
                <w:b/>
                <w:bCs/>
                <w:color w:val="000000" w:themeColor="text1"/>
                <w:lang w:eastAsia="zh-CN"/>
              </w:rPr>
              <w:t>：</w:t>
            </w:r>
            <w:proofErr w:type="spellStart"/>
            <w:r w:rsidR="0099105C" w:rsidRPr="00B20007">
              <w:rPr>
                <w:rFonts w:eastAsia="宋体"/>
                <w:b/>
                <w:bCs/>
                <w:color w:val="000000" w:themeColor="text1"/>
                <w:lang w:val="en-US" w:eastAsia="zh-CN"/>
              </w:rPr>
              <w:t>Time_Minutes</w:t>
            </w:r>
            <w:proofErr w:type="spellEnd"/>
          </w:p>
        </w:tc>
      </w:tr>
      <w:tr w:rsidR="002072AD" w:rsidRPr="00B20007" w14:paraId="087EE489" w14:textId="77777777" w:rsidTr="002072AD">
        <w:trPr>
          <w:trHeight w:val="289"/>
        </w:trPr>
        <w:tc>
          <w:tcPr>
            <w:tcW w:w="0" w:type="auto"/>
            <w:tcMar>
              <w:top w:w="60" w:type="dxa"/>
              <w:left w:w="105" w:type="dxa"/>
              <w:bottom w:w="60" w:type="dxa"/>
              <w:right w:w="105" w:type="dxa"/>
            </w:tcMar>
            <w:hideMark/>
          </w:tcPr>
          <w:p w14:paraId="49F068E1" w14:textId="77777777" w:rsidR="002072AD" w:rsidRPr="00B20007" w:rsidRDefault="002072AD"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8892" w:type="dxa"/>
            <w:tcMar>
              <w:top w:w="60" w:type="dxa"/>
              <w:left w:w="120" w:type="dxa"/>
              <w:bottom w:w="60" w:type="dxa"/>
              <w:right w:w="105" w:type="dxa"/>
            </w:tcMar>
            <w:hideMark/>
          </w:tcPr>
          <w:p w14:paraId="26F462CC" w14:textId="77777777" w:rsidR="002072AD" w:rsidRPr="00B20007" w:rsidRDefault="002072AD"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2072AD" w:rsidRPr="00B20007" w14:paraId="49A376EA" w14:textId="77777777" w:rsidTr="002072AD">
        <w:trPr>
          <w:trHeight w:val="289"/>
        </w:trPr>
        <w:tc>
          <w:tcPr>
            <w:tcW w:w="0" w:type="auto"/>
            <w:tcMar>
              <w:top w:w="60" w:type="dxa"/>
              <w:left w:w="105" w:type="dxa"/>
              <w:bottom w:w="60" w:type="dxa"/>
              <w:right w:w="105" w:type="dxa"/>
            </w:tcMar>
            <w:hideMark/>
          </w:tcPr>
          <w:p w14:paraId="071206A2" w14:textId="453D26F1" w:rsidR="002072AD" w:rsidRPr="00B20007" w:rsidRDefault="0099105C" w:rsidP="0099105C">
            <w:pPr>
              <w:pStyle w:val="af4"/>
              <w:ind w:firstLineChars="0" w:firstLine="0"/>
              <w:rPr>
                <w:b/>
                <w:bCs/>
                <w:color w:val="000000" w:themeColor="text1"/>
              </w:rPr>
            </w:pPr>
            <w:r w:rsidRPr="00B20007">
              <w:rPr>
                <w:b/>
                <w:bCs/>
                <w:color w:val="000000" w:themeColor="text1"/>
              </w:rPr>
              <w:t>0x0-0x3B</w:t>
            </w:r>
          </w:p>
        </w:tc>
        <w:tc>
          <w:tcPr>
            <w:tcW w:w="8892" w:type="dxa"/>
            <w:tcMar>
              <w:top w:w="60" w:type="dxa"/>
              <w:left w:w="120" w:type="dxa"/>
              <w:bottom w:w="60" w:type="dxa"/>
              <w:right w:w="105" w:type="dxa"/>
            </w:tcMar>
            <w:hideMark/>
          </w:tcPr>
          <w:p w14:paraId="5995246E" w14:textId="77777777" w:rsidR="002072AD" w:rsidRPr="00B20007" w:rsidRDefault="002072AD" w:rsidP="0002547C">
            <w:pPr>
              <w:pStyle w:val="af4"/>
              <w:ind w:firstLineChars="0" w:firstLine="0"/>
              <w:rPr>
                <w:b/>
                <w:bCs/>
                <w:color w:val="000000" w:themeColor="text1"/>
              </w:rPr>
            </w:pPr>
            <w:r w:rsidRPr="00B20007">
              <w:rPr>
                <w:b/>
                <w:bCs/>
                <w:color w:val="000000" w:themeColor="text1"/>
              </w:rPr>
              <w:t xml:space="preserve"> </w:t>
            </w:r>
            <w:proofErr w:type="spellStart"/>
            <w:r w:rsidRPr="00B20007">
              <w:rPr>
                <w:b/>
                <w:bCs/>
                <w:color w:val="000000" w:themeColor="text1"/>
              </w:rPr>
              <w:t>Valid_values</w:t>
            </w:r>
            <w:proofErr w:type="spellEnd"/>
          </w:p>
        </w:tc>
      </w:tr>
      <w:tr w:rsidR="002072AD" w:rsidRPr="00B20007" w14:paraId="02284818" w14:textId="77777777" w:rsidTr="002072AD">
        <w:trPr>
          <w:trHeight w:val="289"/>
        </w:trPr>
        <w:tc>
          <w:tcPr>
            <w:tcW w:w="0" w:type="auto"/>
            <w:tcMar>
              <w:top w:w="60" w:type="dxa"/>
              <w:left w:w="105" w:type="dxa"/>
              <w:bottom w:w="60" w:type="dxa"/>
              <w:right w:w="105" w:type="dxa"/>
            </w:tcMar>
          </w:tcPr>
          <w:p w14:paraId="1F15B884" w14:textId="2DA4841B" w:rsidR="002072AD"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0x3F</w:t>
            </w:r>
          </w:p>
        </w:tc>
        <w:tc>
          <w:tcPr>
            <w:tcW w:w="8892" w:type="dxa"/>
            <w:tcMar>
              <w:top w:w="60" w:type="dxa"/>
              <w:left w:w="120" w:type="dxa"/>
              <w:bottom w:w="60" w:type="dxa"/>
              <w:right w:w="105" w:type="dxa"/>
            </w:tcMar>
          </w:tcPr>
          <w:p w14:paraId="1F545AB3" w14:textId="77777777" w:rsidR="002072AD" w:rsidRPr="00B20007" w:rsidRDefault="002072AD"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24D26AD7" w14:textId="60E2C356" w:rsidR="002072AD" w:rsidRPr="00B20007" w:rsidRDefault="002072AD" w:rsidP="002072AD">
      <w:pPr>
        <w:pStyle w:val="af4"/>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秒</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172"/>
        <w:gridCol w:w="9019"/>
      </w:tblGrid>
      <w:tr w:rsidR="0099105C" w:rsidRPr="00B20007" w14:paraId="50321F6B" w14:textId="77777777" w:rsidTr="0002547C">
        <w:trPr>
          <w:trHeight w:val="398"/>
        </w:trPr>
        <w:tc>
          <w:tcPr>
            <w:tcW w:w="10191" w:type="dxa"/>
            <w:gridSpan w:val="2"/>
            <w:tcMar>
              <w:top w:w="60" w:type="dxa"/>
              <w:left w:w="105" w:type="dxa"/>
              <w:bottom w:w="60" w:type="dxa"/>
              <w:right w:w="105" w:type="dxa"/>
            </w:tcMar>
            <w:hideMark/>
          </w:tcPr>
          <w:p w14:paraId="6636679F" w14:textId="02805E90"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hint="eastAsia"/>
                <w:b/>
                <w:bCs/>
                <w:color w:val="000000" w:themeColor="text1"/>
                <w:lang w:eastAsia="zh-CN"/>
              </w:rPr>
              <w:t>：</w:t>
            </w:r>
            <w:proofErr w:type="spellStart"/>
            <w:r w:rsidRPr="00B20007">
              <w:rPr>
                <w:rFonts w:eastAsia="宋体"/>
                <w:b/>
                <w:bCs/>
                <w:color w:val="000000" w:themeColor="text1"/>
                <w:lang w:val="en-US" w:eastAsia="zh-CN"/>
              </w:rPr>
              <w:t>Time_Second</w:t>
            </w:r>
            <w:proofErr w:type="spellEnd"/>
          </w:p>
        </w:tc>
      </w:tr>
      <w:tr w:rsidR="0099105C" w:rsidRPr="00B20007" w14:paraId="356E8910" w14:textId="77777777" w:rsidTr="0099105C">
        <w:trPr>
          <w:trHeight w:val="289"/>
        </w:trPr>
        <w:tc>
          <w:tcPr>
            <w:tcW w:w="0" w:type="auto"/>
            <w:tcMar>
              <w:top w:w="60" w:type="dxa"/>
              <w:left w:w="105" w:type="dxa"/>
              <w:bottom w:w="60" w:type="dxa"/>
              <w:right w:w="105" w:type="dxa"/>
            </w:tcMar>
            <w:hideMark/>
          </w:tcPr>
          <w:p w14:paraId="2DEC31DA"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9006" w:type="dxa"/>
            <w:tcMar>
              <w:top w:w="60" w:type="dxa"/>
              <w:left w:w="120" w:type="dxa"/>
              <w:bottom w:w="60" w:type="dxa"/>
              <w:right w:w="105" w:type="dxa"/>
            </w:tcMar>
            <w:hideMark/>
          </w:tcPr>
          <w:p w14:paraId="594133D6"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7516DD6A" w14:textId="77777777" w:rsidTr="0099105C">
        <w:trPr>
          <w:trHeight w:val="289"/>
        </w:trPr>
        <w:tc>
          <w:tcPr>
            <w:tcW w:w="0" w:type="auto"/>
            <w:tcMar>
              <w:top w:w="60" w:type="dxa"/>
              <w:left w:w="105" w:type="dxa"/>
              <w:bottom w:w="60" w:type="dxa"/>
              <w:right w:w="105" w:type="dxa"/>
            </w:tcMar>
            <w:hideMark/>
          </w:tcPr>
          <w:p w14:paraId="6C8CE900" w14:textId="77777777" w:rsidR="0099105C" w:rsidRPr="00B20007" w:rsidRDefault="0099105C" w:rsidP="0002547C">
            <w:pPr>
              <w:pStyle w:val="af4"/>
              <w:ind w:firstLineChars="0" w:firstLine="0"/>
              <w:rPr>
                <w:b/>
                <w:bCs/>
                <w:color w:val="000000" w:themeColor="text1"/>
              </w:rPr>
            </w:pPr>
            <w:r w:rsidRPr="00B20007">
              <w:rPr>
                <w:b/>
                <w:bCs/>
                <w:color w:val="000000" w:themeColor="text1"/>
              </w:rPr>
              <w:t>0x0-0x3B</w:t>
            </w:r>
          </w:p>
        </w:tc>
        <w:tc>
          <w:tcPr>
            <w:tcW w:w="9006" w:type="dxa"/>
            <w:tcMar>
              <w:top w:w="60" w:type="dxa"/>
              <w:left w:w="120" w:type="dxa"/>
              <w:bottom w:w="60" w:type="dxa"/>
              <w:right w:w="105" w:type="dxa"/>
            </w:tcMar>
            <w:hideMark/>
          </w:tcPr>
          <w:p w14:paraId="74D39C0F" w14:textId="77777777" w:rsidR="0099105C" w:rsidRPr="00B20007" w:rsidRDefault="0099105C" w:rsidP="0002547C">
            <w:pPr>
              <w:pStyle w:val="af4"/>
              <w:ind w:firstLineChars="0" w:firstLine="0"/>
              <w:rPr>
                <w:b/>
                <w:bCs/>
                <w:color w:val="000000" w:themeColor="text1"/>
              </w:rPr>
            </w:pPr>
            <w:r w:rsidRPr="00B20007">
              <w:rPr>
                <w:b/>
                <w:bCs/>
                <w:color w:val="000000" w:themeColor="text1"/>
              </w:rPr>
              <w:t xml:space="preserve"> </w:t>
            </w:r>
            <w:proofErr w:type="spellStart"/>
            <w:r w:rsidRPr="00B20007">
              <w:rPr>
                <w:b/>
                <w:bCs/>
                <w:color w:val="000000" w:themeColor="text1"/>
              </w:rPr>
              <w:t>Valid_values</w:t>
            </w:r>
            <w:proofErr w:type="spellEnd"/>
          </w:p>
        </w:tc>
      </w:tr>
      <w:tr w:rsidR="0099105C" w:rsidRPr="00B20007" w14:paraId="1205111A" w14:textId="77777777" w:rsidTr="0099105C">
        <w:trPr>
          <w:trHeight w:val="289"/>
        </w:trPr>
        <w:tc>
          <w:tcPr>
            <w:tcW w:w="0" w:type="auto"/>
            <w:tcMar>
              <w:top w:w="60" w:type="dxa"/>
              <w:left w:w="105" w:type="dxa"/>
              <w:bottom w:w="60" w:type="dxa"/>
              <w:right w:w="105" w:type="dxa"/>
            </w:tcMar>
          </w:tcPr>
          <w:p w14:paraId="09390FFE" w14:textId="77777777" w:rsidR="0099105C"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0x3F</w:t>
            </w:r>
          </w:p>
        </w:tc>
        <w:tc>
          <w:tcPr>
            <w:tcW w:w="9006" w:type="dxa"/>
            <w:tcMar>
              <w:top w:w="60" w:type="dxa"/>
              <w:left w:w="120" w:type="dxa"/>
              <w:bottom w:w="60" w:type="dxa"/>
              <w:right w:w="105" w:type="dxa"/>
            </w:tcMar>
          </w:tcPr>
          <w:p w14:paraId="6D2726B6" w14:textId="77777777" w:rsidR="0099105C" w:rsidRPr="00B20007" w:rsidRDefault="0099105C" w:rsidP="0002547C">
            <w:pPr>
              <w:pStyle w:val="af4"/>
              <w:spacing w:before="0" w:beforeAutospacing="0" w:after="0" w:afterAutospacing="0"/>
              <w:ind w:firstLineChars="0" w:firstLine="0"/>
              <w:rPr>
                <w:b/>
                <w:bCs/>
                <w:color w:val="000000" w:themeColor="text1"/>
              </w:rPr>
            </w:pPr>
            <w:r w:rsidRPr="00B20007">
              <w:rPr>
                <w:b/>
                <w:bCs/>
                <w:color w:val="000000" w:themeColor="text1"/>
              </w:rPr>
              <w:t>Invalid</w:t>
            </w:r>
          </w:p>
        </w:tc>
      </w:tr>
    </w:tbl>
    <w:p w14:paraId="54880FB4" w14:textId="60901BD8"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左</w:t>
      </w:r>
      <w:r w:rsidRPr="00B20007">
        <w:rPr>
          <w:rFonts w:eastAsiaTheme="minorEastAsia"/>
          <w:b/>
          <w:bCs/>
          <w:color w:val="000000" w:themeColor="text1"/>
          <w:lang w:eastAsia="zh-CN"/>
        </w:rPr>
        <w:t>:</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99601C2"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69FA7CE3" w14:textId="707C0B02"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Time_Year_Left</w:t>
            </w:r>
            <w:proofErr w:type="spellEnd"/>
          </w:p>
        </w:tc>
      </w:tr>
      <w:tr w:rsidR="0099105C" w:rsidRPr="00B20007" w14:paraId="2945D4CE"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1ACE3B88"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74CE91E4"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33BFCE97"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60654CF2"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7E41D5AF"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701A418" w14:textId="0341A1B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0x0-0x9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50134F1" w14:textId="31C5470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 year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A58BDB7" w14:textId="1EB182B2"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0xA-0xE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9731036" w14:textId="022EC05F"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99105C" w:rsidRPr="00B20007" w14:paraId="18B44ACE"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EAF9442" w14:textId="4FEAA6B8"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0D78137" w14:textId="472D28CD"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168501A3" w14:textId="5DF8B79A"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079C7800" w14:textId="190F317A" w:rsidR="0099105C" w:rsidRPr="00B20007" w:rsidRDefault="0099105C" w:rsidP="0002547C">
            <w:pPr>
              <w:pStyle w:val="af4"/>
              <w:spacing w:before="0" w:beforeAutospacing="0" w:after="0" w:afterAutospacing="0"/>
              <w:ind w:firstLineChars="0" w:firstLine="0"/>
              <w:rPr>
                <w:color w:val="000000" w:themeColor="text1"/>
              </w:rPr>
            </w:pPr>
          </w:p>
        </w:tc>
      </w:tr>
    </w:tbl>
    <w:p w14:paraId="43952D47" w14:textId="6677BAB0"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右</w:t>
      </w:r>
      <w:r w:rsidRPr="00B20007">
        <w:rPr>
          <w:rFonts w:eastAsiaTheme="minorEastAsia"/>
          <w:b/>
          <w:bCs/>
          <w:color w:val="000000" w:themeColor="text1"/>
          <w:lang w:eastAsia="zh-CN"/>
        </w:rPr>
        <w:t>:</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329AED49"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4CF6C972" w14:textId="5043BC3F"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Time_Year_Right</w:t>
            </w:r>
            <w:proofErr w:type="spellEnd"/>
          </w:p>
        </w:tc>
      </w:tr>
      <w:tr w:rsidR="0099105C" w:rsidRPr="00B20007" w14:paraId="3A3782E2"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7C8DDF4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69BCD913"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0CE0A604"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214DA173"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624240F7"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EA4E43A"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0x0-0x9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6D473E4"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Valid year</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F6EBE2D"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0xA-0xE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0682C813"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r>
      <w:tr w:rsidR="0099105C" w:rsidRPr="00B20007" w14:paraId="31279717"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2C3292F"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40FC7A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5C6BAB8F"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29A16EE2"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4FF9BB4F" w14:textId="3E00C5C4"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月</w:t>
      </w:r>
    </w:p>
    <w:tbl>
      <w:tblPr>
        <w:tblW w:w="10191" w:type="dxa"/>
        <w:tblCellMar>
          <w:top w:w="15" w:type="dxa"/>
          <w:left w:w="15" w:type="dxa"/>
          <w:bottom w:w="15" w:type="dxa"/>
          <w:right w:w="15" w:type="dxa"/>
        </w:tblCellMar>
        <w:tblLook w:val="04A0" w:firstRow="1" w:lastRow="0" w:firstColumn="1" w:lastColumn="0" w:noHBand="0" w:noVBand="1"/>
      </w:tblPr>
      <w:tblGrid>
        <w:gridCol w:w="1287"/>
        <w:gridCol w:w="2289"/>
        <w:gridCol w:w="1323"/>
        <w:gridCol w:w="5292"/>
      </w:tblGrid>
      <w:tr w:rsidR="0099105C" w:rsidRPr="00B20007" w14:paraId="4DAB23B3"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3A93A845" w14:textId="592EC703" w:rsidR="0099105C" w:rsidRPr="00B20007" w:rsidRDefault="0099105C" w:rsidP="0099105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Time_Month</w:t>
            </w:r>
            <w:proofErr w:type="spellEnd"/>
          </w:p>
        </w:tc>
      </w:tr>
      <w:tr w:rsidR="0099105C" w:rsidRPr="00B20007" w14:paraId="0F4E0D44"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3985728E"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F8873F9"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0D5EEC0"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6A3506AD"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0ADE7542"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05FAB31" w14:textId="59C12AC1"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1374733" w14:textId="03868EF4"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0B3458C" w14:textId="1B82273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0x1-0xC</w:t>
            </w: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87FD36A" w14:textId="5BACAD5B"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 xml:space="preserve"> Valid month</w:t>
            </w:r>
          </w:p>
        </w:tc>
      </w:tr>
      <w:tr w:rsidR="0099105C" w:rsidRPr="00B20007" w14:paraId="7529C12F"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13452019" w14:textId="7C6BFFED"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0xD-0xF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DED1E9F" w14:textId="423325FE"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Reserved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tcPr>
          <w:p w14:paraId="6CBC94CC" w14:textId="77777777" w:rsidR="0099105C" w:rsidRPr="00B20007" w:rsidRDefault="0099105C" w:rsidP="0002547C">
            <w:pPr>
              <w:pStyle w:val="af4"/>
              <w:spacing w:before="0" w:beforeAutospacing="0" w:after="0" w:afterAutospacing="0"/>
              <w:ind w:firstLineChars="0" w:firstLine="0"/>
              <w:rPr>
                <w:color w:val="000000" w:themeColor="text1"/>
              </w:rPr>
            </w:pPr>
          </w:p>
        </w:tc>
        <w:tc>
          <w:tcPr>
            <w:tcW w:w="453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tcPr>
          <w:p w14:paraId="19A54A8D" w14:textId="77777777" w:rsidR="0099105C" w:rsidRPr="00B20007" w:rsidRDefault="0099105C" w:rsidP="0002547C">
            <w:pPr>
              <w:pStyle w:val="af4"/>
              <w:spacing w:before="0" w:beforeAutospacing="0" w:after="0" w:afterAutospacing="0"/>
              <w:ind w:firstLineChars="0" w:firstLine="0"/>
              <w:rPr>
                <w:color w:val="000000" w:themeColor="text1"/>
              </w:rPr>
            </w:pPr>
          </w:p>
        </w:tc>
      </w:tr>
    </w:tbl>
    <w:p w14:paraId="1920CC3B" w14:textId="7CBACF7C" w:rsidR="0099105C" w:rsidRPr="00B20007" w:rsidRDefault="0099105C" w:rsidP="0099105C">
      <w:pPr>
        <w:pStyle w:val="af4"/>
        <w:snapToGrid w:val="0"/>
        <w:spacing w:before="0" w:beforeAutospacing="0" w:after="0" w:afterAutospacing="0"/>
        <w:ind w:firstLineChars="0" w:firstLine="0"/>
        <w:rPr>
          <w:rFonts w:eastAsiaTheme="minorEastAsia"/>
          <w:b/>
          <w:bCs/>
          <w:color w:val="000000" w:themeColor="text1"/>
          <w:lang w:eastAsia="zh-CN"/>
        </w:rPr>
      </w:pPr>
      <w:r w:rsidRPr="00B20007">
        <w:rPr>
          <w:rFonts w:eastAsiaTheme="minorEastAsia" w:hint="eastAsia"/>
          <w:b/>
          <w:bCs/>
          <w:color w:val="000000" w:themeColor="text1"/>
          <w:lang w:eastAsia="zh-CN"/>
        </w:rPr>
        <w:t>时间</w:t>
      </w:r>
      <w:r w:rsidRPr="00B20007">
        <w:rPr>
          <w:rFonts w:eastAsiaTheme="minorEastAsia" w:hint="eastAsia"/>
          <w:b/>
          <w:bCs/>
          <w:color w:val="000000" w:themeColor="text1"/>
          <w:lang w:eastAsia="zh-CN"/>
        </w:rPr>
        <w:t>_</w:t>
      </w:r>
      <w:r w:rsidRPr="00B20007">
        <w:rPr>
          <w:rFonts w:eastAsiaTheme="minorEastAsia" w:hint="eastAsia"/>
          <w:b/>
          <w:bCs/>
          <w:color w:val="000000" w:themeColor="text1"/>
          <w:lang w:eastAsia="zh-CN"/>
        </w:rPr>
        <w:t>天</w:t>
      </w:r>
    </w:p>
    <w:tbl>
      <w:tblPr>
        <w:tblW w:w="10191" w:type="dxa"/>
        <w:tblCellMar>
          <w:top w:w="15" w:type="dxa"/>
          <w:left w:w="15" w:type="dxa"/>
          <w:bottom w:w="15" w:type="dxa"/>
          <w:right w:w="15" w:type="dxa"/>
        </w:tblCellMar>
        <w:tblLook w:val="04A0" w:firstRow="1" w:lastRow="0" w:firstColumn="1" w:lastColumn="0" w:noHBand="0" w:noVBand="1"/>
      </w:tblPr>
      <w:tblGrid>
        <w:gridCol w:w="1182"/>
        <w:gridCol w:w="2103"/>
        <w:gridCol w:w="1257"/>
        <w:gridCol w:w="5649"/>
      </w:tblGrid>
      <w:tr w:rsidR="0099105C" w:rsidRPr="00B20007" w14:paraId="4A708397" w14:textId="77777777" w:rsidTr="0002547C">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1A47AACF" w14:textId="5B9B12C9"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proofErr w:type="spellEnd"/>
            <w:r w:rsidRPr="00B20007">
              <w:rPr>
                <w:rFonts w:eastAsia="宋体"/>
                <w:b/>
                <w:bCs/>
                <w:color w:val="000000" w:themeColor="text1"/>
              </w:rPr>
              <w:t>：</w:t>
            </w:r>
            <w:proofErr w:type="spellStart"/>
            <w:r w:rsidRPr="00B20007">
              <w:rPr>
                <w:b/>
                <w:bCs/>
                <w:color w:val="000000" w:themeColor="text1"/>
                <w:lang w:val="en-US"/>
              </w:rPr>
              <w:t>Time_Day</w:t>
            </w:r>
            <w:proofErr w:type="spellEnd"/>
          </w:p>
        </w:tc>
      </w:tr>
      <w:tr w:rsidR="0099105C" w:rsidRPr="00B20007" w14:paraId="57B68CFA" w14:textId="77777777" w:rsidTr="0099105C">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59752121"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lastRenderedPageBreak/>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7D84D0B1"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6B47111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526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20682DEC" w14:textId="77777777"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99105C" w:rsidRPr="00B20007" w14:paraId="27493596" w14:textId="77777777" w:rsidTr="0099105C">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114B2F49"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C61BC8B" w14:textId="77777777"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C8ADCBE" w14:textId="5759A656" w:rsidR="0099105C" w:rsidRPr="00B20007" w:rsidRDefault="0099105C" w:rsidP="0002547C">
            <w:pPr>
              <w:pStyle w:val="af4"/>
              <w:spacing w:before="0" w:beforeAutospacing="0" w:after="0" w:afterAutospacing="0"/>
              <w:ind w:firstLineChars="0" w:firstLine="0"/>
              <w:rPr>
                <w:color w:val="000000" w:themeColor="text1"/>
              </w:rPr>
            </w:pPr>
            <w:r w:rsidRPr="00B20007">
              <w:rPr>
                <w:rFonts w:eastAsiaTheme="minorEastAsia"/>
                <w:b/>
                <w:bCs/>
                <w:color w:val="000000" w:themeColor="text1"/>
                <w:lang w:eastAsia="zh-CN"/>
              </w:rPr>
              <w:t>0x1-0x1F</w:t>
            </w:r>
          </w:p>
        </w:tc>
        <w:tc>
          <w:tcPr>
            <w:tcW w:w="526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16431A00" w14:textId="1EEDA405" w:rsidR="0099105C" w:rsidRPr="00B20007" w:rsidRDefault="0099105C" w:rsidP="0002547C">
            <w:pPr>
              <w:pStyle w:val="af4"/>
              <w:spacing w:before="0" w:beforeAutospacing="0" w:after="0" w:afterAutospacing="0"/>
              <w:ind w:firstLineChars="0" w:firstLine="0"/>
              <w:rPr>
                <w:color w:val="000000" w:themeColor="text1"/>
              </w:rPr>
            </w:pPr>
            <w:proofErr w:type="spellStart"/>
            <w:r w:rsidRPr="00B20007">
              <w:rPr>
                <w:rFonts w:eastAsiaTheme="minorEastAsia"/>
                <w:b/>
                <w:bCs/>
                <w:color w:val="000000" w:themeColor="text1"/>
                <w:lang w:eastAsia="zh-CN"/>
              </w:rPr>
              <w:t>Valid_values</w:t>
            </w:r>
            <w:proofErr w:type="spellEnd"/>
          </w:p>
        </w:tc>
      </w:tr>
    </w:tbl>
    <w:p w14:paraId="6DE7E643" w14:textId="246150FE" w:rsidR="00572B42" w:rsidRPr="00B20007" w:rsidRDefault="00212E63"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VTC</w:t>
      </w:r>
      <w:r w:rsidR="00572B42" w:rsidRPr="00B20007">
        <w:rPr>
          <w:rFonts w:eastAsia="宋体"/>
          <w:b/>
          <w:bCs/>
          <w:color w:val="000000" w:themeColor="text1"/>
        </w:rPr>
        <w:t>开关信号（</w:t>
      </w:r>
      <w:r w:rsidR="00572B42" w:rsidRPr="00B20007">
        <w:rPr>
          <w:b/>
          <w:bCs/>
          <w:color w:val="000000" w:themeColor="text1"/>
        </w:rPr>
        <w:t>RearELDLckSwtReq</w:t>
      </w:r>
      <w:proofErr w:type="spellEnd"/>
      <w:r w:rsidR="00572B42" w:rsidRPr="00B20007">
        <w:rPr>
          <w:b/>
          <w:bCs/>
          <w:color w:val="000000" w:themeColor="text1"/>
        </w:rPr>
        <w:t>(BCM</w:t>
      </w:r>
      <w:proofErr w:type="gramStart"/>
      <w:r w:rsidR="00572B42" w:rsidRPr="00B20007">
        <w:rPr>
          <w:b/>
          <w:bCs/>
          <w:color w:val="000000" w:themeColor="text1"/>
        </w:rPr>
        <w:t>6)</w:t>
      </w:r>
      <w:r w:rsidR="00572B42" w:rsidRPr="00B20007">
        <w:rPr>
          <w:rFonts w:eastAsia="宋体"/>
          <w:b/>
          <w:bCs/>
          <w:color w:val="000000" w:themeColor="text1"/>
        </w:rPr>
        <w:t>）</w:t>
      </w:r>
      <w:proofErr w:type="gramEnd"/>
      <w:r w:rsidR="00572B42" w:rsidRPr="00B20007">
        <w:rPr>
          <w:rFonts w:eastAsia="宋体"/>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74"/>
        <w:gridCol w:w="8717"/>
      </w:tblGrid>
      <w:tr w:rsidR="00BD6618" w:rsidRPr="00B20007" w14:paraId="76D849EF" w14:textId="77777777" w:rsidTr="007406F6">
        <w:trPr>
          <w:trHeight w:val="398"/>
        </w:trPr>
        <w:tc>
          <w:tcPr>
            <w:tcW w:w="10191" w:type="dxa"/>
            <w:gridSpan w:val="2"/>
            <w:tcMar>
              <w:top w:w="60" w:type="dxa"/>
              <w:left w:w="105" w:type="dxa"/>
              <w:bottom w:w="60" w:type="dxa"/>
              <w:right w:w="105" w:type="dxa"/>
            </w:tcMar>
            <w:hideMark/>
          </w:tcPr>
          <w:p w14:paraId="747991B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RearELDLckSwtReq</w:t>
            </w:r>
            <w:proofErr w:type="spellEnd"/>
            <w:r w:rsidRPr="00B20007">
              <w:rPr>
                <w:b/>
                <w:bCs/>
                <w:color w:val="000000" w:themeColor="text1"/>
              </w:rPr>
              <w:t>(BCM6)</w:t>
            </w:r>
          </w:p>
        </w:tc>
      </w:tr>
      <w:tr w:rsidR="00BD6618" w:rsidRPr="00B20007" w14:paraId="15F6805D" w14:textId="77777777" w:rsidTr="007406F6">
        <w:trPr>
          <w:trHeight w:val="289"/>
        </w:trPr>
        <w:tc>
          <w:tcPr>
            <w:tcW w:w="0" w:type="auto"/>
            <w:tcMar>
              <w:top w:w="60" w:type="dxa"/>
              <w:left w:w="105" w:type="dxa"/>
              <w:bottom w:w="60" w:type="dxa"/>
              <w:right w:w="105" w:type="dxa"/>
            </w:tcMar>
            <w:hideMark/>
          </w:tcPr>
          <w:p w14:paraId="62994D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6613" w:type="dxa"/>
            <w:tcMar>
              <w:top w:w="60" w:type="dxa"/>
              <w:left w:w="120" w:type="dxa"/>
              <w:bottom w:w="60" w:type="dxa"/>
              <w:right w:w="105" w:type="dxa"/>
            </w:tcMar>
            <w:hideMark/>
          </w:tcPr>
          <w:p w14:paraId="2E2D2BC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16F13816" w14:textId="77777777" w:rsidTr="007406F6">
        <w:trPr>
          <w:trHeight w:val="289"/>
        </w:trPr>
        <w:tc>
          <w:tcPr>
            <w:tcW w:w="0" w:type="auto"/>
            <w:tcMar>
              <w:top w:w="60" w:type="dxa"/>
              <w:left w:w="105" w:type="dxa"/>
              <w:bottom w:w="60" w:type="dxa"/>
              <w:right w:w="105" w:type="dxa"/>
            </w:tcMar>
            <w:hideMark/>
          </w:tcPr>
          <w:p w14:paraId="2CA7334C" w14:textId="62CBB19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6613" w:type="dxa"/>
            <w:tcMar>
              <w:top w:w="60" w:type="dxa"/>
              <w:left w:w="120" w:type="dxa"/>
              <w:bottom w:w="60" w:type="dxa"/>
              <w:right w:w="105" w:type="dxa"/>
            </w:tcMar>
            <w:hideMark/>
          </w:tcPr>
          <w:p w14:paraId="2567B75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 Request</w:t>
            </w:r>
          </w:p>
        </w:tc>
      </w:tr>
      <w:tr w:rsidR="00BD6618" w:rsidRPr="00B20007" w14:paraId="7202BC02" w14:textId="77777777" w:rsidTr="007406F6">
        <w:trPr>
          <w:trHeight w:val="289"/>
        </w:trPr>
        <w:tc>
          <w:tcPr>
            <w:tcW w:w="0" w:type="auto"/>
            <w:tcMar>
              <w:top w:w="60" w:type="dxa"/>
              <w:left w:w="105" w:type="dxa"/>
              <w:bottom w:w="60" w:type="dxa"/>
              <w:right w:w="105" w:type="dxa"/>
            </w:tcMar>
            <w:hideMark/>
          </w:tcPr>
          <w:p w14:paraId="3F014F4D" w14:textId="3772520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6613" w:type="dxa"/>
            <w:tcMar>
              <w:top w:w="60" w:type="dxa"/>
              <w:left w:w="120" w:type="dxa"/>
              <w:bottom w:w="60" w:type="dxa"/>
              <w:right w:w="105" w:type="dxa"/>
            </w:tcMar>
            <w:hideMark/>
          </w:tcPr>
          <w:p w14:paraId="304C165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Request</w:t>
            </w:r>
          </w:p>
        </w:tc>
      </w:tr>
    </w:tbl>
    <w:p w14:paraId="6DF38AD7" w14:textId="3CB416E6"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驾驶模式信号（</w:t>
      </w:r>
      <w:r w:rsidRPr="00B20007">
        <w:rPr>
          <w:b/>
          <w:bCs/>
          <w:color w:val="000000" w:themeColor="text1"/>
        </w:rPr>
        <w:t>DrivingModDis</w:t>
      </w:r>
      <w:proofErr w:type="spellEnd"/>
      <w:r w:rsidRPr="00B20007">
        <w:rPr>
          <w:b/>
          <w:bCs/>
          <w:color w:val="000000" w:themeColor="text1"/>
        </w:rPr>
        <w:t>(ESP</w:t>
      </w:r>
      <w:proofErr w:type="gramStart"/>
      <w:r w:rsidRPr="00B20007">
        <w:rPr>
          <w:b/>
          <w:bCs/>
          <w:color w:val="000000" w:themeColor="text1"/>
        </w:rPr>
        <w:t>2)</w:t>
      </w:r>
      <w:r w:rsidRPr="00B20007">
        <w:rPr>
          <w:rFonts w:eastAsia="宋体"/>
          <w:b/>
          <w:bCs/>
          <w:color w:val="000000" w:themeColor="text1"/>
        </w:rPr>
        <w:t>）</w:t>
      </w:r>
      <w:proofErr w:type="gramEnd"/>
      <w:r w:rsidRPr="00B20007">
        <w:rPr>
          <w:rFonts w:eastAsia="宋体"/>
          <w:b/>
          <w:bCs/>
          <w:color w:val="000000" w:themeColor="text1"/>
        </w:rPr>
        <w:t>：</w:t>
      </w:r>
    </w:p>
    <w:tbl>
      <w:tblPr>
        <w:tblW w:w="10191" w:type="dxa"/>
        <w:tblCellMar>
          <w:top w:w="15" w:type="dxa"/>
          <w:left w:w="15" w:type="dxa"/>
          <w:bottom w:w="15" w:type="dxa"/>
          <w:right w:w="15" w:type="dxa"/>
        </w:tblCellMar>
        <w:tblLook w:val="04A0" w:firstRow="1" w:lastRow="0" w:firstColumn="1" w:lastColumn="0" w:noHBand="0" w:noVBand="1"/>
      </w:tblPr>
      <w:tblGrid>
        <w:gridCol w:w="1412"/>
        <w:gridCol w:w="3021"/>
        <w:gridCol w:w="1451"/>
        <w:gridCol w:w="4307"/>
      </w:tblGrid>
      <w:tr w:rsidR="00BD6618" w:rsidRPr="00B20007" w14:paraId="45DE723E"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33224C8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DrivingModDis</w:t>
            </w:r>
            <w:proofErr w:type="spellEnd"/>
            <w:r w:rsidRPr="00B20007">
              <w:rPr>
                <w:b/>
                <w:bCs/>
                <w:color w:val="000000" w:themeColor="text1"/>
              </w:rPr>
              <w:t>(ESP2)</w:t>
            </w:r>
          </w:p>
        </w:tc>
      </w:tr>
      <w:tr w:rsidR="00BD6618" w:rsidRPr="00B20007" w14:paraId="4787A8BE"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01D18BE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5EF07BB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4AC7568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5C4E6BB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114423D2"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A6169A0" w14:textId="0D6A202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61DE87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No_Terrain_Control</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46C89DC" w14:textId="4C80AB6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10</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2F161D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Stand_2H</w:t>
            </w:r>
          </w:p>
        </w:tc>
      </w:tr>
      <w:tr w:rsidR="00BD6618" w:rsidRPr="00B20007" w14:paraId="348B237D"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E1EDC2B" w14:textId="21BEDE3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01</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0F1564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Standard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586E689" w14:textId="2A7E632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11</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346F75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Noviciate</w:t>
            </w:r>
          </w:p>
        </w:tc>
      </w:tr>
      <w:tr w:rsidR="00BD6618" w:rsidRPr="00B20007" w14:paraId="16F27B14" w14:textId="77777777" w:rsidTr="007406F6">
        <w:trPr>
          <w:trHeight w:val="333"/>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8DD414F" w14:textId="3DEA622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02</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B1F57C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Sport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C784716" w14:textId="2253886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12</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D4BFB3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Stand_4H</w:t>
            </w:r>
          </w:p>
        </w:tc>
      </w:tr>
      <w:tr w:rsidR="00BD6618" w:rsidRPr="00B20007" w14:paraId="4178CA09"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F6863FD" w14:textId="1E75B02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03</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2D0C3D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Snow_Nex</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6DF4F9C5" w14:textId="29D8E4D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13</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A1EFA6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Snow_4H</w:t>
            </w:r>
          </w:p>
        </w:tc>
      </w:tr>
      <w:tr w:rsidR="00BD6618" w:rsidRPr="00B20007" w14:paraId="22575A87"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51EB90D6" w14:textId="70FDF18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04</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5204C3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Expert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318B817" w14:textId="3F1B38B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14</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65B299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Normal_4L</w:t>
            </w:r>
          </w:p>
        </w:tc>
      </w:tr>
      <w:tr w:rsidR="00BD6618" w:rsidRPr="00B20007" w14:paraId="1936CAF0"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0C38AA6A" w14:textId="0A60F77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05</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4EE4EE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Deep_Mud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5565FDD" w14:textId="6BBC737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15</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0DA8A10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Rock_4L</w:t>
            </w:r>
          </w:p>
        </w:tc>
      </w:tr>
      <w:tr w:rsidR="00BD6618" w:rsidRPr="00B20007" w14:paraId="6C5B1F6E"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6614058B" w14:textId="23BA036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06</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92593B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2H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1A0B4BD" w14:textId="6351DDC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16</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2D4287A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Pothole_4L</w:t>
            </w:r>
          </w:p>
        </w:tc>
      </w:tr>
      <w:tr w:rsidR="00BD6618" w:rsidRPr="00B20007" w14:paraId="753D4C9C"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ED1B246" w14:textId="1412B80C"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07</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4DB1164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Soft_sand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DAF619B" w14:textId="75F77A5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17</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C402E4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Mud/Sand_4L</w:t>
            </w:r>
          </w:p>
        </w:tc>
      </w:tr>
      <w:tr w:rsidR="00BD6618" w:rsidRPr="00B20007" w14:paraId="6A03F4B4"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4BB0FAA0" w14:textId="1A328B5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08</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F8BB30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4H</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D5EEFE7" w14:textId="73E4590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18</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0E262FC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Mountain_4L</w:t>
            </w:r>
          </w:p>
        </w:tc>
      </w:tr>
      <w:tr w:rsidR="00BD6618" w:rsidRPr="00B20007" w14:paraId="03E9BD97"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4CF908E" w14:textId="6DAEE18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09</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9E9786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4L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2CBC883E" w14:textId="59AD20F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19</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7C38C4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Turbo</w:t>
            </w:r>
          </w:p>
        </w:tc>
      </w:tr>
      <w:tr w:rsidR="00BD6618" w:rsidRPr="00B20007" w14:paraId="2D338D2D"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391B0101" w14:textId="71983A9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0A</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C02513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Economic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FF27A41" w14:textId="055E688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1A</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7448F03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Race</w:t>
            </w:r>
          </w:p>
        </w:tc>
      </w:tr>
      <w:tr w:rsidR="00BD6618" w:rsidRPr="00B20007" w14:paraId="432FA27A"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DBBB71D" w14:textId="7085E9D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0B</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156C9D1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Snow_ESOF</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2D4499D" w14:textId="1C83331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1B</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2518CAF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Grass/Gravel</w:t>
            </w:r>
          </w:p>
        </w:tc>
      </w:tr>
      <w:tr w:rsidR="00BD6618" w:rsidRPr="00B20007" w14:paraId="4C3049F4"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15790202" w14:textId="3094736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0C</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E4EB87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Snow_TOD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0D08118A" w14:textId="171D376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1C</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0995A03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Uneven_Nex</w:t>
            </w:r>
            <w:proofErr w:type="spellEnd"/>
          </w:p>
        </w:tc>
      </w:tr>
      <w:tr w:rsidR="00BD6618" w:rsidRPr="00B20007" w14:paraId="70AB83D1"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391E5A9" w14:textId="3F1E7D8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F24844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Off_road</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6F433D8" w14:textId="53D1A348"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1D</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1175D65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Wade_4H</w:t>
            </w:r>
          </w:p>
        </w:tc>
      </w:tr>
      <w:tr w:rsidR="00BD6618" w:rsidRPr="00B20007" w14:paraId="035BE67E"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7EECD113" w14:textId="25810A9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E1DB2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Sport+</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344EEDB3" w14:textId="7C1B410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1E</w:t>
            </w:r>
          </w:p>
        </w:tc>
        <w:tc>
          <w:tcPr>
            <w:tcW w:w="336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5301B3C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Wade_4L</w:t>
            </w:r>
          </w:p>
        </w:tc>
      </w:tr>
      <w:tr w:rsidR="00BD6618" w:rsidRPr="00B20007" w14:paraId="7BD73F97" w14:textId="77777777" w:rsidTr="007406F6">
        <w:trPr>
          <w:trHeight w:val="288"/>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77A61E87" w14:textId="159408F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0F</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3AEE081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Invalid_Value</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58B86B16" w14:textId="74EB22E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1F</w:t>
            </w:r>
          </w:p>
        </w:tc>
        <w:tc>
          <w:tcPr>
            <w:tcW w:w="336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hideMark/>
          </w:tcPr>
          <w:p w14:paraId="35F10EF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Climb_4L</w:t>
            </w:r>
          </w:p>
        </w:tc>
      </w:tr>
    </w:tbl>
    <w:p w14:paraId="0BAF705B" w14:textId="69DBE018"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lastRenderedPageBreak/>
        <w:t>转弯辅助信号（</w:t>
      </w:r>
      <w:r w:rsidRPr="00B20007">
        <w:rPr>
          <w:b/>
          <w:bCs/>
          <w:color w:val="000000" w:themeColor="text1"/>
        </w:rPr>
        <w:t>TAB_Sts</w:t>
      </w:r>
      <w:proofErr w:type="spellEnd"/>
      <w:r w:rsidRPr="00B20007">
        <w:rPr>
          <w:b/>
          <w:bCs/>
          <w:color w:val="000000" w:themeColor="text1"/>
        </w:rPr>
        <w:t>(ESP2)</w:t>
      </w:r>
      <w:r w:rsidR="00DD64D0" w:rsidRPr="00B20007">
        <w:rPr>
          <w:b/>
          <w:bCs/>
          <w:color w:val="000000" w:themeColor="text1"/>
        </w:rPr>
        <w:t>TAB</w:t>
      </w:r>
      <w:r w:rsidR="00DD64D0" w:rsidRPr="00B20007">
        <w:rPr>
          <w:rFonts w:eastAsiaTheme="minorEastAsia"/>
          <w:b/>
          <w:bCs/>
          <w:color w:val="000000" w:themeColor="text1"/>
          <w:lang w:eastAsia="zh-CN"/>
        </w:rPr>
        <w:t>状态</w:t>
      </w:r>
      <w:r w:rsidRPr="00B20007">
        <w:rPr>
          <w:rFonts w:eastAsia="宋体"/>
          <w:b/>
          <w:bCs/>
          <w:color w:val="000000" w:themeColor="text1"/>
        </w:rPr>
        <w:t>）：</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66"/>
        <w:gridCol w:w="2572"/>
        <w:gridCol w:w="1486"/>
        <w:gridCol w:w="4667"/>
      </w:tblGrid>
      <w:tr w:rsidR="00BD6618" w:rsidRPr="00B20007" w14:paraId="1EFC8669" w14:textId="77777777" w:rsidTr="007406F6">
        <w:tc>
          <w:tcPr>
            <w:tcW w:w="10191" w:type="dxa"/>
            <w:gridSpan w:val="4"/>
            <w:tcMar>
              <w:top w:w="60" w:type="dxa"/>
              <w:left w:w="105" w:type="dxa"/>
              <w:bottom w:w="60" w:type="dxa"/>
              <w:right w:w="105" w:type="dxa"/>
            </w:tcMar>
            <w:hideMark/>
          </w:tcPr>
          <w:p w14:paraId="6476072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TAB_Sts</w:t>
            </w:r>
            <w:proofErr w:type="spellEnd"/>
            <w:r w:rsidRPr="00B20007">
              <w:rPr>
                <w:b/>
                <w:bCs/>
                <w:color w:val="000000" w:themeColor="text1"/>
              </w:rPr>
              <w:t>(ESP2)</w:t>
            </w:r>
          </w:p>
        </w:tc>
      </w:tr>
      <w:tr w:rsidR="00BD6618" w:rsidRPr="00B20007" w14:paraId="4A7EDCBB" w14:textId="77777777" w:rsidTr="007406F6">
        <w:tc>
          <w:tcPr>
            <w:tcW w:w="0" w:type="auto"/>
            <w:tcMar>
              <w:top w:w="60" w:type="dxa"/>
              <w:left w:w="105" w:type="dxa"/>
              <w:bottom w:w="60" w:type="dxa"/>
              <w:right w:w="105" w:type="dxa"/>
            </w:tcMar>
            <w:hideMark/>
          </w:tcPr>
          <w:p w14:paraId="58BD229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hideMark/>
          </w:tcPr>
          <w:p w14:paraId="6AE3E5E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hideMark/>
          </w:tcPr>
          <w:p w14:paraId="43F77E7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59" w:type="dxa"/>
            <w:tcMar>
              <w:top w:w="60" w:type="dxa"/>
              <w:left w:w="120" w:type="dxa"/>
              <w:bottom w:w="60" w:type="dxa"/>
              <w:right w:w="105" w:type="dxa"/>
            </w:tcMar>
            <w:hideMark/>
          </w:tcPr>
          <w:p w14:paraId="08BCB52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69E0AAD8" w14:textId="77777777" w:rsidTr="007406F6">
        <w:tc>
          <w:tcPr>
            <w:tcW w:w="0" w:type="auto"/>
            <w:tcMar>
              <w:top w:w="60" w:type="dxa"/>
              <w:left w:w="105" w:type="dxa"/>
              <w:bottom w:w="60" w:type="dxa"/>
              <w:right w:w="105" w:type="dxa"/>
            </w:tcMar>
            <w:hideMark/>
          </w:tcPr>
          <w:p w14:paraId="7FE6CEEB" w14:textId="4B67BE9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549CF72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Function OFF</w:t>
            </w:r>
          </w:p>
        </w:tc>
        <w:tc>
          <w:tcPr>
            <w:tcW w:w="0" w:type="auto"/>
            <w:tcMar>
              <w:top w:w="60" w:type="dxa"/>
              <w:left w:w="120" w:type="dxa"/>
              <w:bottom w:w="60" w:type="dxa"/>
              <w:right w:w="105" w:type="dxa"/>
            </w:tcMar>
            <w:hideMark/>
          </w:tcPr>
          <w:p w14:paraId="24C318BF" w14:textId="586B4B5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59" w:type="dxa"/>
            <w:tcMar>
              <w:top w:w="60" w:type="dxa"/>
              <w:left w:w="120" w:type="dxa"/>
              <w:bottom w:w="60" w:type="dxa"/>
              <w:right w:w="105" w:type="dxa"/>
            </w:tcMar>
            <w:hideMark/>
          </w:tcPr>
          <w:p w14:paraId="6B990EF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Standby</w:t>
            </w:r>
          </w:p>
        </w:tc>
      </w:tr>
      <w:tr w:rsidR="00BD6618" w:rsidRPr="00B20007" w14:paraId="3F7FC7B1" w14:textId="77777777" w:rsidTr="007406F6">
        <w:tc>
          <w:tcPr>
            <w:tcW w:w="0" w:type="auto"/>
            <w:tcMar>
              <w:top w:w="60" w:type="dxa"/>
              <w:left w:w="105" w:type="dxa"/>
              <w:bottom w:w="60" w:type="dxa"/>
              <w:right w:w="105" w:type="dxa"/>
            </w:tcMar>
            <w:hideMark/>
          </w:tcPr>
          <w:p w14:paraId="6B06FD74" w14:textId="702567B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0" w:type="auto"/>
            <w:tcMar>
              <w:top w:w="60" w:type="dxa"/>
              <w:left w:w="120" w:type="dxa"/>
              <w:bottom w:w="60" w:type="dxa"/>
              <w:right w:w="105" w:type="dxa"/>
            </w:tcMar>
            <w:hideMark/>
          </w:tcPr>
          <w:p w14:paraId="063634F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w:t>
            </w:r>
          </w:p>
        </w:tc>
        <w:tc>
          <w:tcPr>
            <w:tcW w:w="0" w:type="auto"/>
            <w:tcMar>
              <w:top w:w="60" w:type="dxa"/>
              <w:left w:w="120" w:type="dxa"/>
              <w:bottom w:w="60" w:type="dxa"/>
              <w:right w:w="105" w:type="dxa"/>
            </w:tcMar>
            <w:hideMark/>
          </w:tcPr>
          <w:p w14:paraId="6899C74F" w14:textId="68A6886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3559" w:type="dxa"/>
            <w:tcMar>
              <w:top w:w="60" w:type="dxa"/>
              <w:left w:w="120" w:type="dxa"/>
              <w:bottom w:w="60" w:type="dxa"/>
              <w:right w:w="105" w:type="dxa"/>
            </w:tcMar>
            <w:hideMark/>
          </w:tcPr>
          <w:p w14:paraId="6E7FFFA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r>
    </w:tbl>
    <w:p w14:paraId="241CAE4A" w14:textId="01C9BAB0"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发动机净扭矩信号</w:t>
      </w:r>
      <w:proofErr w:type="spellEnd"/>
      <w:r w:rsidRPr="00B20007">
        <w:rPr>
          <w:b/>
          <w:bCs/>
          <w:color w:val="000000" w:themeColor="text1"/>
        </w:rPr>
        <w:t>(</w:t>
      </w:r>
      <w:proofErr w:type="spellStart"/>
      <w:r w:rsidRPr="00B20007">
        <w:rPr>
          <w:b/>
          <w:bCs/>
          <w:color w:val="000000" w:themeColor="text1"/>
        </w:rPr>
        <w:t>NetEngTrq</w:t>
      </w:r>
      <w:proofErr w:type="spellEnd"/>
      <w:r w:rsidRPr="00B20007">
        <w:rPr>
          <w:b/>
          <w:bCs/>
          <w:color w:val="000000" w:themeColor="text1"/>
        </w:rPr>
        <w:t>(ECM4))</w:t>
      </w:r>
    </w:p>
    <w:tbl>
      <w:tblPr>
        <w:tblW w:w="10191" w:type="dxa"/>
        <w:tblCellMar>
          <w:top w:w="15" w:type="dxa"/>
          <w:left w:w="15" w:type="dxa"/>
          <w:bottom w:w="15" w:type="dxa"/>
          <w:right w:w="15" w:type="dxa"/>
        </w:tblCellMar>
        <w:tblLook w:val="04A0" w:firstRow="1" w:lastRow="0" w:firstColumn="1" w:lastColumn="0" w:noHBand="0" w:noVBand="1"/>
      </w:tblPr>
      <w:tblGrid>
        <w:gridCol w:w="2294"/>
        <w:gridCol w:w="2452"/>
        <w:gridCol w:w="1417"/>
        <w:gridCol w:w="4028"/>
      </w:tblGrid>
      <w:tr w:rsidR="00BD6618" w:rsidRPr="00B20007" w14:paraId="5619DF8C"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7B57105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NetEngTrq</w:t>
            </w:r>
            <w:proofErr w:type="spellEnd"/>
            <w:r w:rsidRPr="00B20007">
              <w:rPr>
                <w:b/>
                <w:bCs/>
                <w:color w:val="000000" w:themeColor="text1"/>
              </w:rPr>
              <w:t>(ECM4)</w:t>
            </w:r>
          </w:p>
        </w:tc>
      </w:tr>
      <w:tr w:rsidR="00BD6618" w:rsidRPr="00B20007" w14:paraId="564D897F"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39A1DBE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117DB87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1F1A394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22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bottom"/>
            <w:hideMark/>
          </w:tcPr>
          <w:p w14:paraId="4C14D57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1685F38A" w14:textId="77777777" w:rsidTr="007406F6">
        <w:trPr>
          <w:trHeight w:val="630"/>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77A0BC7A" w14:textId="064224E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FFFE</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6C6B916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Valid_values</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75B4EFDB" w14:textId="45C7C23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FFFF</w:t>
            </w:r>
          </w:p>
        </w:tc>
        <w:tc>
          <w:tcPr>
            <w:tcW w:w="322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bottom"/>
            <w:hideMark/>
          </w:tcPr>
          <w:p w14:paraId="396298A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420DB541"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方向盘转角</w:t>
      </w:r>
      <w:proofErr w:type="spellEnd"/>
      <w:r w:rsidRPr="00B20007">
        <w:rPr>
          <w:b/>
          <w:bCs/>
          <w:color w:val="000000" w:themeColor="text1"/>
        </w:rPr>
        <w:t>(</w:t>
      </w:r>
      <w:proofErr w:type="spellStart"/>
      <w:r w:rsidRPr="00B20007">
        <w:rPr>
          <w:b/>
          <w:bCs/>
          <w:color w:val="000000" w:themeColor="text1"/>
        </w:rPr>
        <w:t>SteerWheelAng</w:t>
      </w:r>
      <w:proofErr w:type="spellEnd"/>
      <w:r w:rsidRPr="00B20007">
        <w:rPr>
          <w:b/>
          <w:bCs/>
          <w:color w:val="000000" w:themeColor="text1"/>
        </w:rPr>
        <w:t>(CSA2)):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796"/>
        <w:gridCol w:w="2525"/>
        <w:gridCol w:w="1459"/>
        <w:gridCol w:w="4411"/>
      </w:tblGrid>
      <w:tr w:rsidR="00BD6618" w:rsidRPr="00B20007" w14:paraId="55858745" w14:textId="77777777" w:rsidTr="007406F6">
        <w:trPr>
          <w:trHeight w:val="427"/>
        </w:trPr>
        <w:tc>
          <w:tcPr>
            <w:tcW w:w="10191" w:type="dxa"/>
            <w:gridSpan w:val="4"/>
            <w:tcMar>
              <w:top w:w="60" w:type="dxa"/>
              <w:left w:w="90" w:type="dxa"/>
              <w:bottom w:w="60" w:type="dxa"/>
              <w:right w:w="90" w:type="dxa"/>
            </w:tcMar>
            <w:vAlign w:val="bottom"/>
            <w:hideMark/>
          </w:tcPr>
          <w:p w14:paraId="22EF686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SteerWheelAng</w:t>
            </w:r>
            <w:proofErr w:type="spellEnd"/>
            <w:r w:rsidRPr="00B20007">
              <w:rPr>
                <w:b/>
                <w:bCs/>
                <w:color w:val="000000" w:themeColor="text1"/>
              </w:rPr>
              <w:t>(CSA2)</w:t>
            </w:r>
          </w:p>
        </w:tc>
      </w:tr>
      <w:tr w:rsidR="00BD6618" w:rsidRPr="00B20007" w14:paraId="2C3B08C0" w14:textId="77777777" w:rsidTr="007406F6">
        <w:trPr>
          <w:trHeight w:val="495"/>
        </w:trPr>
        <w:tc>
          <w:tcPr>
            <w:tcW w:w="0" w:type="auto"/>
            <w:tcMar>
              <w:top w:w="60" w:type="dxa"/>
              <w:left w:w="90" w:type="dxa"/>
              <w:bottom w:w="60" w:type="dxa"/>
              <w:right w:w="105" w:type="dxa"/>
            </w:tcMar>
            <w:vAlign w:val="bottom"/>
            <w:hideMark/>
          </w:tcPr>
          <w:p w14:paraId="7EA336F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56804D7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1329914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426" w:type="dxa"/>
            <w:tcMar>
              <w:top w:w="60" w:type="dxa"/>
              <w:left w:w="120" w:type="dxa"/>
              <w:bottom w:w="60" w:type="dxa"/>
              <w:right w:w="105" w:type="dxa"/>
            </w:tcMar>
            <w:vAlign w:val="bottom"/>
            <w:hideMark/>
          </w:tcPr>
          <w:p w14:paraId="3CB5F9C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7FAE757" w14:textId="77777777" w:rsidTr="007406F6">
        <w:trPr>
          <w:trHeight w:val="288"/>
        </w:trPr>
        <w:tc>
          <w:tcPr>
            <w:tcW w:w="0" w:type="auto"/>
            <w:tcMar>
              <w:top w:w="60" w:type="dxa"/>
              <w:left w:w="90" w:type="dxa"/>
              <w:bottom w:w="60" w:type="dxa"/>
              <w:right w:w="105" w:type="dxa"/>
            </w:tcMar>
            <w:hideMark/>
          </w:tcPr>
          <w:p w14:paraId="6FCB8AF5" w14:textId="61AC69F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r w:rsidRPr="00B20007">
              <w:rPr>
                <w:b/>
                <w:bCs/>
                <w:color w:val="000000" w:themeColor="text1"/>
              </w:rPr>
              <w:t>0x</w:t>
            </w:r>
            <w:r w:rsidR="00572B42" w:rsidRPr="00B20007">
              <w:rPr>
                <w:b/>
                <w:bCs/>
                <w:color w:val="000000" w:themeColor="text1"/>
              </w:rPr>
              <w:t>1E78</w:t>
            </w:r>
          </w:p>
        </w:tc>
        <w:tc>
          <w:tcPr>
            <w:tcW w:w="0" w:type="auto"/>
            <w:tcMar>
              <w:top w:w="60" w:type="dxa"/>
              <w:left w:w="120" w:type="dxa"/>
              <w:bottom w:w="60" w:type="dxa"/>
              <w:right w:w="105" w:type="dxa"/>
            </w:tcMar>
            <w:hideMark/>
          </w:tcPr>
          <w:p w14:paraId="6E9ED7B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0" w:type="auto"/>
            <w:tcMar>
              <w:top w:w="60" w:type="dxa"/>
              <w:left w:w="120" w:type="dxa"/>
              <w:bottom w:w="60" w:type="dxa"/>
              <w:right w:w="105" w:type="dxa"/>
            </w:tcMar>
            <w:hideMark/>
          </w:tcPr>
          <w:p w14:paraId="5EC61A96" w14:textId="409EBAB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7FFF</w:t>
            </w:r>
          </w:p>
        </w:tc>
        <w:tc>
          <w:tcPr>
            <w:tcW w:w="3426" w:type="dxa"/>
            <w:tcMar>
              <w:top w:w="60" w:type="dxa"/>
              <w:left w:w="120" w:type="dxa"/>
              <w:bottom w:w="60" w:type="dxa"/>
              <w:right w:w="90" w:type="dxa"/>
            </w:tcMar>
            <w:vAlign w:val="bottom"/>
            <w:hideMark/>
          </w:tcPr>
          <w:p w14:paraId="70F6D29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Invalid_value</w:t>
            </w:r>
            <w:proofErr w:type="spellEnd"/>
          </w:p>
        </w:tc>
      </w:tr>
    </w:tbl>
    <w:p w14:paraId="0420F417" w14:textId="2607C71F" w:rsidR="0042309D" w:rsidRPr="00B20007" w:rsidRDefault="0042309D" w:rsidP="0042309D">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方向盘转角</w:t>
      </w:r>
      <w:proofErr w:type="spellEnd"/>
      <w:r w:rsidRPr="00B20007">
        <w:rPr>
          <w:rFonts w:eastAsia="宋体"/>
          <w:b/>
          <w:bCs/>
          <w:color w:val="000000" w:themeColor="text1"/>
          <w:lang w:eastAsia="zh-CN"/>
        </w:rPr>
        <w:t>符号</w:t>
      </w:r>
      <w:r w:rsidRPr="00B20007">
        <w:rPr>
          <w:b/>
          <w:bCs/>
          <w:color w:val="000000" w:themeColor="text1"/>
        </w:rPr>
        <w:t>(</w:t>
      </w:r>
      <w:proofErr w:type="spellStart"/>
      <w:r w:rsidRPr="00B20007">
        <w:rPr>
          <w:b/>
          <w:bCs/>
          <w:color w:val="000000" w:themeColor="text1"/>
        </w:rPr>
        <w:t>SteerWheelAngSign</w:t>
      </w:r>
      <w:proofErr w:type="spellEnd"/>
      <w:r w:rsidRPr="00B20007">
        <w:rPr>
          <w:b/>
          <w:bCs/>
          <w:color w:val="000000" w:themeColor="text1"/>
        </w:rPr>
        <w:t>(CSA2)):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305"/>
        <w:gridCol w:w="2445"/>
        <w:gridCol w:w="1412"/>
        <w:gridCol w:w="4029"/>
      </w:tblGrid>
      <w:tr w:rsidR="00BD6618" w:rsidRPr="00B20007" w14:paraId="74777771" w14:textId="77777777" w:rsidTr="007406F6">
        <w:trPr>
          <w:trHeight w:val="427"/>
        </w:trPr>
        <w:tc>
          <w:tcPr>
            <w:tcW w:w="10191" w:type="dxa"/>
            <w:gridSpan w:val="4"/>
            <w:tcMar>
              <w:top w:w="60" w:type="dxa"/>
              <w:left w:w="90" w:type="dxa"/>
              <w:bottom w:w="60" w:type="dxa"/>
              <w:right w:w="90" w:type="dxa"/>
            </w:tcMar>
            <w:vAlign w:val="bottom"/>
            <w:hideMark/>
          </w:tcPr>
          <w:p w14:paraId="7F40CFF9" w14:textId="77777777" w:rsidR="0042309D" w:rsidRPr="00B20007" w:rsidRDefault="0042309D" w:rsidP="00EB579B">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SteerWheelAng</w:t>
            </w:r>
            <w:proofErr w:type="spellEnd"/>
            <w:r w:rsidRPr="00B20007">
              <w:rPr>
                <w:b/>
                <w:bCs/>
                <w:color w:val="000000" w:themeColor="text1"/>
              </w:rPr>
              <w:t>(CSA2)</w:t>
            </w:r>
          </w:p>
        </w:tc>
      </w:tr>
      <w:tr w:rsidR="00BD6618" w:rsidRPr="00B20007" w14:paraId="44BEAAEA" w14:textId="77777777" w:rsidTr="007406F6">
        <w:trPr>
          <w:trHeight w:val="495"/>
        </w:trPr>
        <w:tc>
          <w:tcPr>
            <w:tcW w:w="0" w:type="auto"/>
            <w:tcMar>
              <w:top w:w="60" w:type="dxa"/>
              <w:left w:w="90" w:type="dxa"/>
              <w:bottom w:w="60" w:type="dxa"/>
              <w:right w:w="105" w:type="dxa"/>
            </w:tcMar>
            <w:vAlign w:val="bottom"/>
            <w:hideMark/>
          </w:tcPr>
          <w:p w14:paraId="262E3126"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55204576" w14:textId="77777777" w:rsidR="0042309D" w:rsidRPr="00B20007" w:rsidRDefault="0042309D" w:rsidP="00EB579B">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5215A4B8"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232" w:type="dxa"/>
            <w:tcMar>
              <w:top w:w="60" w:type="dxa"/>
              <w:left w:w="120" w:type="dxa"/>
              <w:bottom w:w="60" w:type="dxa"/>
              <w:right w:w="105" w:type="dxa"/>
            </w:tcMar>
            <w:vAlign w:val="bottom"/>
            <w:hideMark/>
          </w:tcPr>
          <w:p w14:paraId="235D136B" w14:textId="77777777" w:rsidR="0042309D" w:rsidRPr="00B20007" w:rsidRDefault="0042309D" w:rsidP="00EB579B">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31A4EFF3" w14:textId="77777777" w:rsidTr="007406F6">
        <w:trPr>
          <w:trHeight w:val="288"/>
        </w:trPr>
        <w:tc>
          <w:tcPr>
            <w:tcW w:w="0" w:type="auto"/>
            <w:tcMar>
              <w:top w:w="60" w:type="dxa"/>
              <w:left w:w="90" w:type="dxa"/>
              <w:bottom w:w="60" w:type="dxa"/>
              <w:right w:w="105" w:type="dxa"/>
            </w:tcMar>
            <w:hideMark/>
          </w:tcPr>
          <w:p w14:paraId="61AFB1F1" w14:textId="12250D61" w:rsidR="0042309D" w:rsidRPr="00B20007" w:rsidRDefault="007406F6" w:rsidP="00EB579B">
            <w:pPr>
              <w:pStyle w:val="af4"/>
              <w:spacing w:before="0" w:beforeAutospacing="0" w:after="0" w:afterAutospacing="0"/>
              <w:ind w:firstLineChars="0" w:firstLine="0"/>
              <w:rPr>
                <w:b/>
                <w:bCs/>
                <w:color w:val="000000" w:themeColor="text1"/>
              </w:rPr>
            </w:pPr>
            <w:r w:rsidRPr="00B20007">
              <w:rPr>
                <w:b/>
                <w:bCs/>
                <w:color w:val="000000" w:themeColor="text1"/>
              </w:rPr>
              <w:t>0x</w:t>
            </w:r>
            <w:r w:rsidR="0042309D" w:rsidRPr="00B20007">
              <w:rPr>
                <w:b/>
                <w:bCs/>
                <w:color w:val="000000" w:themeColor="text1"/>
              </w:rPr>
              <w:t>0</w:t>
            </w:r>
          </w:p>
        </w:tc>
        <w:tc>
          <w:tcPr>
            <w:tcW w:w="0" w:type="auto"/>
            <w:tcMar>
              <w:top w:w="60" w:type="dxa"/>
              <w:left w:w="120" w:type="dxa"/>
              <w:bottom w:w="60" w:type="dxa"/>
              <w:right w:w="105" w:type="dxa"/>
            </w:tcMar>
            <w:hideMark/>
          </w:tcPr>
          <w:p w14:paraId="2C4A49B6" w14:textId="5D66B49D" w:rsidR="0042309D" w:rsidRPr="00B20007" w:rsidRDefault="0042309D" w:rsidP="0042309D">
            <w:pPr>
              <w:pStyle w:val="af4"/>
              <w:ind w:firstLineChars="0" w:firstLine="0"/>
              <w:rPr>
                <w:b/>
                <w:bCs/>
                <w:color w:val="000000" w:themeColor="text1"/>
              </w:rPr>
            </w:pPr>
            <w:r w:rsidRPr="00B20007">
              <w:rPr>
                <w:b/>
                <w:bCs/>
                <w:color w:val="000000" w:themeColor="text1"/>
              </w:rPr>
              <w:t>Left (Positive)</w:t>
            </w:r>
          </w:p>
        </w:tc>
        <w:tc>
          <w:tcPr>
            <w:tcW w:w="0" w:type="auto"/>
            <w:tcMar>
              <w:top w:w="60" w:type="dxa"/>
              <w:left w:w="120" w:type="dxa"/>
              <w:bottom w:w="60" w:type="dxa"/>
              <w:right w:w="105" w:type="dxa"/>
            </w:tcMar>
            <w:hideMark/>
          </w:tcPr>
          <w:p w14:paraId="38FA98D2" w14:textId="4B9C9F8A" w:rsidR="0042309D" w:rsidRPr="00B20007" w:rsidRDefault="007406F6" w:rsidP="00EB579B">
            <w:pPr>
              <w:pStyle w:val="af4"/>
              <w:spacing w:before="0" w:beforeAutospacing="0" w:after="0" w:afterAutospacing="0"/>
              <w:ind w:firstLineChars="0" w:firstLine="0"/>
              <w:rPr>
                <w:color w:val="000000" w:themeColor="text1"/>
              </w:rPr>
            </w:pPr>
            <w:r w:rsidRPr="00B20007">
              <w:rPr>
                <w:b/>
                <w:bCs/>
                <w:color w:val="000000" w:themeColor="text1"/>
              </w:rPr>
              <w:t>0x</w:t>
            </w:r>
            <w:r w:rsidR="0042309D" w:rsidRPr="00B20007">
              <w:rPr>
                <w:rFonts w:eastAsiaTheme="minorEastAsia"/>
                <w:b/>
                <w:bCs/>
                <w:color w:val="000000" w:themeColor="text1"/>
                <w:lang w:eastAsia="zh-CN"/>
              </w:rPr>
              <w:t>1</w:t>
            </w:r>
          </w:p>
        </w:tc>
        <w:tc>
          <w:tcPr>
            <w:tcW w:w="3232" w:type="dxa"/>
            <w:tcMar>
              <w:top w:w="60" w:type="dxa"/>
              <w:left w:w="120" w:type="dxa"/>
              <w:bottom w:w="60" w:type="dxa"/>
              <w:right w:w="90" w:type="dxa"/>
            </w:tcMar>
            <w:vAlign w:val="bottom"/>
            <w:hideMark/>
          </w:tcPr>
          <w:p w14:paraId="00C571A1" w14:textId="35ECD289" w:rsidR="0042309D" w:rsidRPr="00B20007" w:rsidRDefault="0042309D" w:rsidP="00EB579B">
            <w:pPr>
              <w:pStyle w:val="af4"/>
              <w:spacing w:before="0" w:beforeAutospacing="0" w:after="0" w:afterAutospacing="0"/>
              <w:ind w:firstLineChars="0" w:firstLine="0"/>
              <w:rPr>
                <w:color w:val="000000" w:themeColor="text1"/>
              </w:rPr>
            </w:pPr>
            <w:r w:rsidRPr="00B20007">
              <w:rPr>
                <w:b/>
                <w:bCs/>
                <w:color w:val="000000" w:themeColor="text1"/>
                <w:lang w:val="en-US"/>
              </w:rPr>
              <w:t>Right (Negative)</w:t>
            </w:r>
          </w:p>
        </w:tc>
      </w:tr>
      <w:tr w:rsidR="00BD6618" w:rsidRPr="00B20007" w14:paraId="513C8A26" w14:textId="77777777" w:rsidTr="007406F6">
        <w:trPr>
          <w:trHeight w:val="288"/>
        </w:trPr>
        <w:tc>
          <w:tcPr>
            <w:tcW w:w="0" w:type="auto"/>
            <w:tcMar>
              <w:top w:w="60" w:type="dxa"/>
              <w:left w:w="90" w:type="dxa"/>
              <w:bottom w:w="60" w:type="dxa"/>
              <w:right w:w="105" w:type="dxa"/>
            </w:tcMar>
            <w:hideMark/>
          </w:tcPr>
          <w:p w14:paraId="1F961B8A" w14:textId="79870AB3" w:rsidR="0042309D" w:rsidRPr="00B20007" w:rsidRDefault="007406F6" w:rsidP="00EB579B">
            <w:pPr>
              <w:pStyle w:val="af4"/>
              <w:spacing w:before="0" w:beforeAutospacing="0" w:after="0" w:afterAutospacing="0"/>
              <w:ind w:firstLineChars="0" w:firstLine="0"/>
              <w:rPr>
                <w:color w:val="000000" w:themeColor="text1"/>
              </w:rPr>
            </w:pPr>
            <w:r w:rsidRPr="00B20007">
              <w:rPr>
                <w:b/>
                <w:bCs/>
                <w:color w:val="000000" w:themeColor="text1"/>
              </w:rPr>
              <w:t>0x</w:t>
            </w:r>
            <w:r w:rsidR="0042309D" w:rsidRPr="00B20007">
              <w:rPr>
                <w:b/>
                <w:bCs/>
                <w:color w:val="000000" w:themeColor="text1"/>
              </w:rPr>
              <w:t>1E79-</w:t>
            </w:r>
            <w:r w:rsidRPr="00B20007">
              <w:rPr>
                <w:b/>
                <w:bCs/>
                <w:color w:val="000000" w:themeColor="text1"/>
              </w:rPr>
              <w:t>0x</w:t>
            </w:r>
            <w:r w:rsidR="0042309D" w:rsidRPr="00B20007">
              <w:rPr>
                <w:b/>
                <w:bCs/>
                <w:color w:val="000000" w:themeColor="text1"/>
              </w:rPr>
              <w:t>7FFE</w:t>
            </w:r>
          </w:p>
        </w:tc>
        <w:tc>
          <w:tcPr>
            <w:tcW w:w="0" w:type="auto"/>
            <w:tcMar>
              <w:top w:w="60" w:type="dxa"/>
              <w:left w:w="120" w:type="dxa"/>
              <w:bottom w:w="60" w:type="dxa"/>
              <w:right w:w="105" w:type="dxa"/>
            </w:tcMar>
            <w:hideMark/>
          </w:tcPr>
          <w:p w14:paraId="5CAB4F71" w14:textId="77777777" w:rsidR="0042309D" w:rsidRPr="00B20007" w:rsidRDefault="0042309D" w:rsidP="00EB579B">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0" w:type="auto"/>
            <w:tcMar>
              <w:top w:w="60" w:type="dxa"/>
              <w:left w:w="120" w:type="dxa"/>
              <w:bottom w:w="60" w:type="dxa"/>
              <w:right w:w="105" w:type="dxa"/>
            </w:tcMar>
            <w:hideMark/>
          </w:tcPr>
          <w:p w14:paraId="33137D21" w14:textId="77777777" w:rsidR="0042309D" w:rsidRPr="00B20007" w:rsidRDefault="0042309D" w:rsidP="00EB579B">
            <w:pPr>
              <w:ind w:firstLine="480"/>
              <w:rPr>
                <w:rFonts w:cs="Times New Roman"/>
                <w:color w:val="000000" w:themeColor="text1"/>
              </w:rPr>
            </w:pPr>
          </w:p>
        </w:tc>
        <w:tc>
          <w:tcPr>
            <w:tcW w:w="3232" w:type="dxa"/>
            <w:tcMar>
              <w:top w:w="60" w:type="dxa"/>
              <w:left w:w="120" w:type="dxa"/>
              <w:bottom w:w="60" w:type="dxa"/>
              <w:right w:w="90" w:type="dxa"/>
            </w:tcMar>
            <w:vAlign w:val="bottom"/>
            <w:hideMark/>
          </w:tcPr>
          <w:p w14:paraId="0DB41955" w14:textId="77777777" w:rsidR="0042309D" w:rsidRPr="00B20007" w:rsidRDefault="0042309D" w:rsidP="00EB579B">
            <w:pPr>
              <w:ind w:firstLine="400"/>
              <w:rPr>
                <w:rFonts w:eastAsia="Times New Roman" w:cs="Times New Roman"/>
                <w:color w:val="000000" w:themeColor="text1"/>
                <w:sz w:val="20"/>
                <w:szCs w:val="20"/>
              </w:rPr>
            </w:pPr>
          </w:p>
        </w:tc>
      </w:tr>
    </w:tbl>
    <w:p w14:paraId="3A529B10" w14:textId="62BA9B18"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纵向加速度</w:t>
      </w:r>
      <w:proofErr w:type="spellEnd"/>
      <w:r w:rsidRPr="00B20007">
        <w:rPr>
          <w:b/>
          <w:bCs/>
          <w:color w:val="000000" w:themeColor="text1"/>
        </w:rPr>
        <w:t>(</w:t>
      </w:r>
      <w:proofErr w:type="spellStart"/>
      <w:r w:rsidRPr="00B20007">
        <w:rPr>
          <w:b/>
          <w:bCs/>
          <w:color w:val="000000" w:themeColor="text1"/>
        </w:rPr>
        <w:t>VehLgtAccel</w:t>
      </w:r>
      <w:proofErr w:type="spellEnd"/>
      <w:r w:rsidRPr="00B20007">
        <w:rPr>
          <w:b/>
          <w:bCs/>
          <w:color w:val="000000" w:themeColor="text1"/>
        </w:rPr>
        <w:t>(ABM2)):</w:t>
      </w:r>
    </w:p>
    <w:tbl>
      <w:tblPr>
        <w:tblW w:w="10191" w:type="dxa"/>
        <w:tblCellMar>
          <w:top w:w="15" w:type="dxa"/>
          <w:left w:w="15" w:type="dxa"/>
          <w:bottom w:w="15" w:type="dxa"/>
          <w:right w:w="15" w:type="dxa"/>
        </w:tblCellMar>
        <w:tblLook w:val="04A0" w:firstRow="1" w:lastRow="0" w:firstColumn="1" w:lastColumn="0" w:noHBand="0" w:noVBand="1"/>
      </w:tblPr>
      <w:tblGrid>
        <w:gridCol w:w="2137"/>
        <w:gridCol w:w="2301"/>
        <w:gridCol w:w="2297"/>
        <w:gridCol w:w="3456"/>
      </w:tblGrid>
      <w:tr w:rsidR="00BD6618" w:rsidRPr="00B20007" w14:paraId="1CC7EBB3"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bottom"/>
            <w:hideMark/>
          </w:tcPr>
          <w:p w14:paraId="0E137DA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VehLgtAccel</w:t>
            </w:r>
            <w:proofErr w:type="spellEnd"/>
            <w:r w:rsidRPr="00B20007">
              <w:rPr>
                <w:b/>
                <w:bCs/>
                <w:color w:val="000000" w:themeColor="text1"/>
              </w:rPr>
              <w:t>(ABM2)</w:t>
            </w:r>
          </w:p>
        </w:tc>
      </w:tr>
      <w:tr w:rsidR="00BD6618" w:rsidRPr="00B20007" w14:paraId="7D004390" w14:textId="77777777" w:rsidTr="007406F6">
        <w:trPr>
          <w:trHeight w:val="49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bottom"/>
            <w:hideMark/>
          </w:tcPr>
          <w:p w14:paraId="3CA9F3D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5EFB5ED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bottom"/>
            <w:hideMark/>
          </w:tcPr>
          <w:p w14:paraId="6C71FD4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2946"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bottom"/>
            <w:hideMark/>
          </w:tcPr>
          <w:p w14:paraId="6C0E55D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76F9B5AF" w14:textId="77777777" w:rsidTr="007406F6">
        <w:trPr>
          <w:trHeight w:val="288"/>
        </w:trPr>
        <w:tc>
          <w:tcPr>
            <w:tcW w:w="0" w:type="auto"/>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hideMark/>
          </w:tcPr>
          <w:p w14:paraId="0E2CF482" w14:textId="4017658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AC22</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6DACE92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hideMark/>
          </w:tcPr>
          <w:p w14:paraId="1D7A6E44" w14:textId="5CD604D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AC23-</w:t>
            </w:r>
            <w:r w:rsidRPr="00B20007">
              <w:rPr>
                <w:b/>
                <w:bCs/>
                <w:color w:val="000000" w:themeColor="text1"/>
              </w:rPr>
              <w:t>0x</w:t>
            </w:r>
            <w:r w:rsidR="00572B42" w:rsidRPr="00B20007">
              <w:rPr>
                <w:b/>
                <w:bCs/>
                <w:color w:val="000000" w:themeColor="text1"/>
              </w:rPr>
              <w:t>FFFF</w:t>
            </w:r>
          </w:p>
        </w:tc>
        <w:tc>
          <w:tcPr>
            <w:tcW w:w="2946"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bottom"/>
            <w:hideMark/>
          </w:tcPr>
          <w:p w14:paraId="7CE4F78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64BBF64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横向加速度</w:t>
      </w:r>
      <w:proofErr w:type="spellEnd"/>
      <w:r w:rsidRPr="00B20007">
        <w:rPr>
          <w:b/>
          <w:bCs/>
          <w:color w:val="000000" w:themeColor="text1"/>
        </w:rPr>
        <w:t>(</w:t>
      </w:r>
      <w:proofErr w:type="spellStart"/>
      <w:r w:rsidRPr="00B20007">
        <w:rPr>
          <w:b/>
          <w:bCs/>
          <w:color w:val="000000" w:themeColor="text1"/>
        </w:rPr>
        <w:t>VehLatAccel</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137"/>
        <w:gridCol w:w="2301"/>
        <w:gridCol w:w="2297"/>
        <w:gridCol w:w="3456"/>
      </w:tblGrid>
      <w:tr w:rsidR="00BD6618" w:rsidRPr="00B20007" w14:paraId="5A8C6C8D" w14:textId="77777777" w:rsidTr="007406F6">
        <w:trPr>
          <w:trHeight w:val="427"/>
        </w:trPr>
        <w:tc>
          <w:tcPr>
            <w:tcW w:w="10191" w:type="dxa"/>
            <w:gridSpan w:val="4"/>
            <w:tcMar>
              <w:top w:w="60" w:type="dxa"/>
              <w:left w:w="90" w:type="dxa"/>
              <w:bottom w:w="60" w:type="dxa"/>
              <w:right w:w="90" w:type="dxa"/>
            </w:tcMar>
            <w:vAlign w:val="bottom"/>
            <w:hideMark/>
          </w:tcPr>
          <w:p w14:paraId="19E3FDC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VehLatAccel</w:t>
            </w:r>
            <w:proofErr w:type="spellEnd"/>
            <w:r w:rsidRPr="00B20007">
              <w:rPr>
                <w:b/>
                <w:bCs/>
                <w:color w:val="000000" w:themeColor="text1"/>
              </w:rPr>
              <w:t>(ABM2)</w:t>
            </w:r>
          </w:p>
        </w:tc>
      </w:tr>
      <w:tr w:rsidR="00BD6618" w:rsidRPr="00B20007" w14:paraId="45A76180" w14:textId="77777777" w:rsidTr="007406F6">
        <w:trPr>
          <w:trHeight w:val="495"/>
        </w:trPr>
        <w:tc>
          <w:tcPr>
            <w:tcW w:w="0" w:type="auto"/>
            <w:tcMar>
              <w:top w:w="60" w:type="dxa"/>
              <w:left w:w="90" w:type="dxa"/>
              <w:bottom w:w="60" w:type="dxa"/>
              <w:right w:w="105" w:type="dxa"/>
            </w:tcMar>
            <w:vAlign w:val="bottom"/>
            <w:hideMark/>
          </w:tcPr>
          <w:p w14:paraId="582D373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59ABF23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34786C3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2946" w:type="dxa"/>
            <w:tcMar>
              <w:top w:w="60" w:type="dxa"/>
              <w:left w:w="120" w:type="dxa"/>
              <w:bottom w:w="60" w:type="dxa"/>
              <w:right w:w="105" w:type="dxa"/>
            </w:tcMar>
            <w:vAlign w:val="bottom"/>
            <w:hideMark/>
          </w:tcPr>
          <w:p w14:paraId="0ADC6F5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164B5071" w14:textId="77777777" w:rsidTr="007406F6">
        <w:trPr>
          <w:trHeight w:val="288"/>
        </w:trPr>
        <w:tc>
          <w:tcPr>
            <w:tcW w:w="0" w:type="auto"/>
            <w:tcMar>
              <w:top w:w="60" w:type="dxa"/>
              <w:left w:w="90" w:type="dxa"/>
              <w:bottom w:w="60" w:type="dxa"/>
              <w:right w:w="105" w:type="dxa"/>
            </w:tcMar>
            <w:hideMark/>
          </w:tcPr>
          <w:p w14:paraId="415434A1" w14:textId="153DBC8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AC22</w:t>
            </w:r>
          </w:p>
        </w:tc>
        <w:tc>
          <w:tcPr>
            <w:tcW w:w="0" w:type="auto"/>
            <w:tcMar>
              <w:top w:w="60" w:type="dxa"/>
              <w:left w:w="120" w:type="dxa"/>
              <w:bottom w:w="60" w:type="dxa"/>
              <w:right w:w="105" w:type="dxa"/>
            </w:tcMar>
            <w:hideMark/>
          </w:tcPr>
          <w:p w14:paraId="5673E91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0" w:type="auto"/>
            <w:tcMar>
              <w:top w:w="60" w:type="dxa"/>
              <w:left w:w="120" w:type="dxa"/>
              <w:bottom w:w="60" w:type="dxa"/>
              <w:right w:w="105" w:type="dxa"/>
            </w:tcMar>
            <w:hideMark/>
          </w:tcPr>
          <w:p w14:paraId="37C2FB91" w14:textId="44791ED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AC23-</w:t>
            </w:r>
            <w:r w:rsidRPr="00B20007">
              <w:rPr>
                <w:b/>
                <w:bCs/>
                <w:color w:val="000000" w:themeColor="text1"/>
              </w:rPr>
              <w:t>0x</w:t>
            </w:r>
            <w:r w:rsidR="00572B42" w:rsidRPr="00B20007">
              <w:rPr>
                <w:b/>
                <w:bCs/>
                <w:color w:val="000000" w:themeColor="text1"/>
              </w:rPr>
              <w:t>FFFF</w:t>
            </w:r>
          </w:p>
        </w:tc>
        <w:tc>
          <w:tcPr>
            <w:tcW w:w="2946" w:type="dxa"/>
            <w:tcMar>
              <w:top w:w="60" w:type="dxa"/>
              <w:left w:w="120" w:type="dxa"/>
              <w:bottom w:w="60" w:type="dxa"/>
              <w:right w:w="90" w:type="dxa"/>
            </w:tcMar>
            <w:vAlign w:val="bottom"/>
            <w:hideMark/>
          </w:tcPr>
          <w:p w14:paraId="4E39B11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14:paraId="6259C26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纵向加速度有效值</w:t>
      </w:r>
      <w:proofErr w:type="spellEnd"/>
      <w:r w:rsidRPr="00B20007">
        <w:rPr>
          <w:b/>
          <w:bCs/>
          <w:color w:val="000000" w:themeColor="text1"/>
        </w:rPr>
        <w:t>(</w:t>
      </w:r>
      <w:proofErr w:type="spellStart"/>
      <w:r w:rsidRPr="00B20007">
        <w:rPr>
          <w:b/>
          <w:bCs/>
          <w:color w:val="000000" w:themeColor="text1"/>
        </w:rPr>
        <w:t>VehLgtAccelVld</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2574"/>
        <w:gridCol w:w="1487"/>
        <w:gridCol w:w="4681"/>
      </w:tblGrid>
      <w:tr w:rsidR="00BD6618" w:rsidRPr="00B20007" w14:paraId="6F1814B0" w14:textId="77777777" w:rsidTr="007406F6">
        <w:trPr>
          <w:trHeight w:val="427"/>
        </w:trPr>
        <w:tc>
          <w:tcPr>
            <w:tcW w:w="10191" w:type="dxa"/>
            <w:gridSpan w:val="4"/>
            <w:tcMar>
              <w:top w:w="60" w:type="dxa"/>
              <w:left w:w="90" w:type="dxa"/>
              <w:bottom w:w="60" w:type="dxa"/>
              <w:right w:w="90" w:type="dxa"/>
            </w:tcMar>
            <w:vAlign w:val="bottom"/>
            <w:hideMark/>
          </w:tcPr>
          <w:p w14:paraId="28841B4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VehLgtAccelVld</w:t>
            </w:r>
            <w:proofErr w:type="spellEnd"/>
            <w:r w:rsidRPr="00B20007">
              <w:rPr>
                <w:b/>
                <w:bCs/>
                <w:color w:val="000000" w:themeColor="text1"/>
              </w:rPr>
              <w:t>(ABM2)</w:t>
            </w:r>
          </w:p>
        </w:tc>
      </w:tr>
      <w:tr w:rsidR="00BD6618" w:rsidRPr="00B20007" w14:paraId="24DEAF2E" w14:textId="77777777" w:rsidTr="007406F6">
        <w:trPr>
          <w:trHeight w:val="495"/>
        </w:trPr>
        <w:tc>
          <w:tcPr>
            <w:tcW w:w="0" w:type="auto"/>
            <w:tcMar>
              <w:top w:w="60" w:type="dxa"/>
              <w:left w:w="90" w:type="dxa"/>
              <w:bottom w:w="60" w:type="dxa"/>
              <w:right w:w="105" w:type="dxa"/>
            </w:tcMar>
            <w:vAlign w:val="bottom"/>
            <w:hideMark/>
          </w:tcPr>
          <w:p w14:paraId="09DE9B3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3BF5BA2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5CF2C82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66" w:type="dxa"/>
            <w:tcMar>
              <w:top w:w="60" w:type="dxa"/>
              <w:left w:w="120" w:type="dxa"/>
              <w:bottom w:w="60" w:type="dxa"/>
              <w:right w:w="105" w:type="dxa"/>
            </w:tcMar>
            <w:vAlign w:val="bottom"/>
            <w:hideMark/>
          </w:tcPr>
          <w:p w14:paraId="68F5482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32A9CDAE" w14:textId="77777777" w:rsidTr="007406F6">
        <w:trPr>
          <w:trHeight w:val="288"/>
        </w:trPr>
        <w:tc>
          <w:tcPr>
            <w:tcW w:w="0" w:type="auto"/>
            <w:tcMar>
              <w:top w:w="60" w:type="dxa"/>
              <w:left w:w="90" w:type="dxa"/>
              <w:bottom w:w="60" w:type="dxa"/>
              <w:right w:w="105" w:type="dxa"/>
            </w:tcMar>
            <w:hideMark/>
          </w:tcPr>
          <w:p w14:paraId="0DF34078" w14:textId="658CEA5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47FCFD61"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Mar>
              <w:top w:w="60" w:type="dxa"/>
              <w:left w:w="120" w:type="dxa"/>
              <w:bottom w:w="60" w:type="dxa"/>
              <w:right w:w="105" w:type="dxa"/>
            </w:tcMar>
            <w:hideMark/>
          </w:tcPr>
          <w:p w14:paraId="4F915E82" w14:textId="095CDD7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66" w:type="dxa"/>
            <w:tcMar>
              <w:top w:w="60" w:type="dxa"/>
              <w:left w:w="120" w:type="dxa"/>
              <w:bottom w:w="60" w:type="dxa"/>
              <w:right w:w="90" w:type="dxa"/>
            </w:tcMar>
            <w:vAlign w:val="bottom"/>
            <w:hideMark/>
          </w:tcPr>
          <w:p w14:paraId="16E38D2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w:t>
            </w:r>
          </w:p>
        </w:tc>
      </w:tr>
    </w:tbl>
    <w:p w14:paraId="374469D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横向加速度有效值</w:t>
      </w:r>
      <w:proofErr w:type="spellEnd"/>
      <w:r w:rsidRPr="00B20007">
        <w:rPr>
          <w:b/>
          <w:bCs/>
          <w:color w:val="000000" w:themeColor="text1"/>
        </w:rPr>
        <w:t>(</w:t>
      </w:r>
      <w:proofErr w:type="spellStart"/>
      <w:r w:rsidRPr="00B20007">
        <w:rPr>
          <w:b/>
          <w:bCs/>
          <w:color w:val="000000" w:themeColor="text1"/>
        </w:rPr>
        <w:t>VehLatAccelVld</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1449"/>
        <w:gridCol w:w="2574"/>
        <w:gridCol w:w="1487"/>
        <w:gridCol w:w="4681"/>
      </w:tblGrid>
      <w:tr w:rsidR="00BD6618" w:rsidRPr="00B20007" w14:paraId="169A5E82" w14:textId="77777777" w:rsidTr="007406F6">
        <w:trPr>
          <w:trHeight w:val="427"/>
        </w:trPr>
        <w:tc>
          <w:tcPr>
            <w:tcW w:w="10191" w:type="dxa"/>
            <w:gridSpan w:val="4"/>
            <w:tcMar>
              <w:top w:w="60" w:type="dxa"/>
              <w:left w:w="90" w:type="dxa"/>
              <w:bottom w:w="60" w:type="dxa"/>
              <w:right w:w="90" w:type="dxa"/>
            </w:tcMar>
            <w:vAlign w:val="bottom"/>
            <w:hideMark/>
          </w:tcPr>
          <w:p w14:paraId="569E6BC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VehLatAccelVld</w:t>
            </w:r>
            <w:proofErr w:type="spellEnd"/>
            <w:r w:rsidRPr="00B20007">
              <w:rPr>
                <w:b/>
                <w:bCs/>
                <w:color w:val="000000" w:themeColor="text1"/>
              </w:rPr>
              <w:t>(ABM2)</w:t>
            </w:r>
          </w:p>
        </w:tc>
      </w:tr>
      <w:tr w:rsidR="00BD6618" w:rsidRPr="00B20007" w14:paraId="0DAA028E" w14:textId="77777777" w:rsidTr="007406F6">
        <w:trPr>
          <w:trHeight w:val="495"/>
        </w:trPr>
        <w:tc>
          <w:tcPr>
            <w:tcW w:w="0" w:type="auto"/>
            <w:tcMar>
              <w:top w:w="60" w:type="dxa"/>
              <w:left w:w="90" w:type="dxa"/>
              <w:bottom w:w="60" w:type="dxa"/>
              <w:right w:w="105" w:type="dxa"/>
            </w:tcMar>
            <w:vAlign w:val="bottom"/>
            <w:hideMark/>
          </w:tcPr>
          <w:p w14:paraId="3B285C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1665C22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58D54F4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566" w:type="dxa"/>
            <w:tcMar>
              <w:top w:w="60" w:type="dxa"/>
              <w:left w:w="120" w:type="dxa"/>
              <w:bottom w:w="60" w:type="dxa"/>
              <w:right w:w="105" w:type="dxa"/>
            </w:tcMar>
            <w:vAlign w:val="bottom"/>
            <w:hideMark/>
          </w:tcPr>
          <w:p w14:paraId="0A4ED76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43B2701C" w14:textId="77777777" w:rsidTr="007406F6">
        <w:trPr>
          <w:trHeight w:val="288"/>
        </w:trPr>
        <w:tc>
          <w:tcPr>
            <w:tcW w:w="0" w:type="auto"/>
            <w:tcMar>
              <w:top w:w="60" w:type="dxa"/>
              <w:left w:w="90" w:type="dxa"/>
              <w:bottom w:w="60" w:type="dxa"/>
              <w:right w:w="105" w:type="dxa"/>
            </w:tcMar>
            <w:hideMark/>
          </w:tcPr>
          <w:p w14:paraId="4E30B24A" w14:textId="568288A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Mar>
              <w:top w:w="60" w:type="dxa"/>
              <w:left w:w="120" w:type="dxa"/>
              <w:bottom w:w="60" w:type="dxa"/>
              <w:right w:w="105" w:type="dxa"/>
            </w:tcMar>
            <w:hideMark/>
          </w:tcPr>
          <w:p w14:paraId="3D349D4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Mar>
              <w:top w:w="60" w:type="dxa"/>
              <w:left w:w="120" w:type="dxa"/>
              <w:bottom w:w="60" w:type="dxa"/>
              <w:right w:w="105" w:type="dxa"/>
            </w:tcMar>
            <w:hideMark/>
          </w:tcPr>
          <w:p w14:paraId="2682387C" w14:textId="6EB086F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566" w:type="dxa"/>
            <w:tcMar>
              <w:top w:w="60" w:type="dxa"/>
              <w:left w:w="120" w:type="dxa"/>
              <w:bottom w:w="60" w:type="dxa"/>
              <w:right w:w="90" w:type="dxa"/>
            </w:tcMar>
            <w:vAlign w:val="bottom"/>
            <w:hideMark/>
          </w:tcPr>
          <w:p w14:paraId="6CBDAD6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w:t>
            </w:r>
          </w:p>
        </w:tc>
      </w:tr>
    </w:tbl>
    <w:p w14:paraId="2F83A96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车辆横摆角速度</w:t>
      </w:r>
      <w:proofErr w:type="spellEnd"/>
      <w:r w:rsidRPr="00B20007">
        <w:rPr>
          <w:b/>
          <w:bCs/>
          <w:color w:val="000000" w:themeColor="text1"/>
        </w:rPr>
        <w:t>(</w:t>
      </w:r>
      <w:proofErr w:type="spellStart"/>
      <w:r w:rsidRPr="00B20007">
        <w:rPr>
          <w:b/>
          <w:bCs/>
          <w:color w:val="000000" w:themeColor="text1"/>
        </w:rPr>
        <w:t>VehYawRate</w:t>
      </w:r>
      <w:proofErr w:type="spellEnd"/>
      <w:r w:rsidRPr="00B20007">
        <w:rPr>
          <w:b/>
          <w:bCs/>
          <w:color w:val="000000" w:themeColor="text1"/>
        </w:rPr>
        <w:t>(ABM2)):</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CellMar>
          <w:top w:w="15" w:type="dxa"/>
          <w:left w:w="15" w:type="dxa"/>
          <w:bottom w:w="15" w:type="dxa"/>
          <w:right w:w="15" w:type="dxa"/>
        </w:tblCellMar>
        <w:tblLook w:val="04A0" w:firstRow="1" w:lastRow="0" w:firstColumn="1" w:lastColumn="0" w:noHBand="0" w:noVBand="1"/>
      </w:tblPr>
      <w:tblGrid>
        <w:gridCol w:w="2046"/>
        <w:gridCol w:w="2339"/>
        <w:gridCol w:w="2209"/>
        <w:gridCol w:w="3597"/>
      </w:tblGrid>
      <w:tr w:rsidR="00BD6618" w:rsidRPr="00B20007" w14:paraId="6717CD58" w14:textId="77777777" w:rsidTr="007406F6">
        <w:trPr>
          <w:trHeight w:val="427"/>
        </w:trPr>
        <w:tc>
          <w:tcPr>
            <w:tcW w:w="10191" w:type="dxa"/>
            <w:gridSpan w:val="4"/>
            <w:tcMar>
              <w:top w:w="60" w:type="dxa"/>
              <w:left w:w="90" w:type="dxa"/>
              <w:bottom w:w="60" w:type="dxa"/>
              <w:right w:w="90" w:type="dxa"/>
            </w:tcMar>
            <w:vAlign w:val="bottom"/>
            <w:hideMark/>
          </w:tcPr>
          <w:p w14:paraId="6907B0D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VehYawRate</w:t>
            </w:r>
            <w:proofErr w:type="spellEnd"/>
            <w:r w:rsidRPr="00B20007">
              <w:rPr>
                <w:b/>
                <w:bCs/>
                <w:color w:val="000000" w:themeColor="text1"/>
              </w:rPr>
              <w:t>(ABM2)</w:t>
            </w:r>
          </w:p>
        </w:tc>
      </w:tr>
      <w:tr w:rsidR="00BD6618" w:rsidRPr="00B20007" w14:paraId="2C1401BA" w14:textId="77777777" w:rsidTr="007406F6">
        <w:trPr>
          <w:trHeight w:val="495"/>
        </w:trPr>
        <w:tc>
          <w:tcPr>
            <w:tcW w:w="0" w:type="auto"/>
            <w:tcMar>
              <w:top w:w="60" w:type="dxa"/>
              <w:left w:w="90" w:type="dxa"/>
              <w:bottom w:w="60" w:type="dxa"/>
              <w:right w:w="105" w:type="dxa"/>
            </w:tcMar>
            <w:vAlign w:val="bottom"/>
            <w:hideMark/>
          </w:tcPr>
          <w:p w14:paraId="172D8D6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0" w:type="auto"/>
            <w:tcMar>
              <w:top w:w="60" w:type="dxa"/>
              <w:left w:w="120" w:type="dxa"/>
              <w:bottom w:w="60" w:type="dxa"/>
              <w:right w:w="105" w:type="dxa"/>
            </w:tcMar>
            <w:vAlign w:val="bottom"/>
            <w:hideMark/>
          </w:tcPr>
          <w:p w14:paraId="49955EA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c>
          <w:tcPr>
            <w:tcW w:w="0" w:type="auto"/>
            <w:tcMar>
              <w:top w:w="60" w:type="dxa"/>
              <w:left w:w="120" w:type="dxa"/>
              <w:bottom w:w="60" w:type="dxa"/>
              <w:right w:w="105" w:type="dxa"/>
            </w:tcMar>
            <w:vAlign w:val="bottom"/>
            <w:hideMark/>
          </w:tcPr>
          <w:p w14:paraId="025C66F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值</w:t>
            </w:r>
            <w:r w:rsidRPr="00B20007">
              <w:rPr>
                <w:b/>
                <w:bCs/>
                <w:color w:val="000000" w:themeColor="text1"/>
              </w:rPr>
              <w:t>/Value</w:t>
            </w:r>
          </w:p>
        </w:tc>
        <w:tc>
          <w:tcPr>
            <w:tcW w:w="3016" w:type="dxa"/>
            <w:tcMar>
              <w:top w:w="60" w:type="dxa"/>
              <w:left w:w="120" w:type="dxa"/>
              <w:bottom w:w="60" w:type="dxa"/>
              <w:right w:w="105" w:type="dxa"/>
            </w:tcMar>
            <w:vAlign w:val="bottom"/>
            <w:hideMark/>
          </w:tcPr>
          <w:p w14:paraId="2DE7AE3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意义</w:t>
            </w:r>
            <w:proofErr w:type="spellEnd"/>
            <w:r w:rsidRPr="00B20007">
              <w:rPr>
                <w:b/>
                <w:bCs/>
                <w:color w:val="000000" w:themeColor="text1"/>
              </w:rPr>
              <w:t>/Description</w:t>
            </w:r>
          </w:p>
        </w:tc>
      </w:tr>
      <w:tr w:rsidR="00BD6618" w:rsidRPr="00B20007" w14:paraId="09190125" w14:textId="77777777" w:rsidTr="007406F6">
        <w:trPr>
          <w:trHeight w:val="288"/>
        </w:trPr>
        <w:tc>
          <w:tcPr>
            <w:tcW w:w="0" w:type="auto"/>
            <w:tcMar>
              <w:top w:w="60" w:type="dxa"/>
              <w:left w:w="90" w:type="dxa"/>
              <w:bottom w:w="60" w:type="dxa"/>
              <w:right w:w="105" w:type="dxa"/>
            </w:tcMar>
            <w:hideMark/>
          </w:tcPr>
          <w:p w14:paraId="16930375" w14:textId="612EDB1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0000-</w:t>
            </w:r>
            <w:r w:rsidRPr="00B20007">
              <w:rPr>
                <w:b/>
                <w:bCs/>
                <w:color w:val="000000" w:themeColor="text1"/>
              </w:rPr>
              <w:t>0x</w:t>
            </w:r>
            <w:r w:rsidR="00572B42" w:rsidRPr="00B20007">
              <w:rPr>
                <w:b/>
                <w:bCs/>
                <w:color w:val="000000" w:themeColor="text1"/>
              </w:rPr>
              <w:t>4421</w:t>
            </w:r>
          </w:p>
        </w:tc>
        <w:tc>
          <w:tcPr>
            <w:tcW w:w="0" w:type="auto"/>
            <w:tcMar>
              <w:top w:w="60" w:type="dxa"/>
              <w:left w:w="120" w:type="dxa"/>
              <w:bottom w:w="60" w:type="dxa"/>
              <w:right w:w="105" w:type="dxa"/>
            </w:tcMar>
            <w:hideMark/>
          </w:tcPr>
          <w:p w14:paraId="20F84C8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w:t>
            </w:r>
          </w:p>
        </w:tc>
        <w:tc>
          <w:tcPr>
            <w:tcW w:w="0" w:type="auto"/>
            <w:tcMar>
              <w:top w:w="60" w:type="dxa"/>
              <w:left w:w="120" w:type="dxa"/>
              <w:bottom w:w="60" w:type="dxa"/>
              <w:right w:w="105" w:type="dxa"/>
            </w:tcMar>
            <w:hideMark/>
          </w:tcPr>
          <w:p w14:paraId="709D03FA" w14:textId="3F84571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4422-</w:t>
            </w:r>
            <w:r w:rsidRPr="00B20007">
              <w:rPr>
                <w:b/>
                <w:bCs/>
                <w:color w:val="000000" w:themeColor="text1"/>
              </w:rPr>
              <w:t>0x</w:t>
            </w:r>
            <w:r w:rsidR="00572B42" w:rsidRPr="00B20007">
              <w:rPr>
                <w:b/>
                <w:bCs/>
                <w:color w:val="000000" w:themeColor="text1"/>
              </w:rPr>
              <w:t>FFFF</w:t>
            </w:r>
          </w:p>
        </w:tc>
        <w:tc>
          <w:tcPr>
            <w:tcW w:w="3016" w:type="dxa"/>
            <w:tcMar>
              <w:top w:w="60" w:type="dxa"/>
              <w:left w:w="120" w:type="dxa"/>
              <w:bottom w:w="60" w:type="dxa"/>
              <w:right w:w="90" w:type="dxa"/>
            </w:tcMar>
            <w:vAlign w:val="bottom"/>
            <w:hideMark/>
          </w:tcPr>
          <w:p w14:paraId="52AE705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bl>
    <w:p>
      <w:pPr>
        <w:ind w:firstLine="480"/>
        <w:rPr>
          <w:rFonts w:cs="Times New Roman"/>
          <w:noProof/>
          <w:color w:val="000000" w:themeColor="text1"/>
        </w:rPr>
      </w:pPr>
      <w:ins w:id="12" w:author="Cursor技术评审" w:date="2026-09-14T10:53:04+00:00">
        <w:r>
          <w:t>接口基线要求：本章信号表仅用于说明功能使用关系，DrivingModDis、DrivingModeReq_ESP和DrivingModReq_ESP的名称及请求/实际/显示语义存在冲突，正式名称为【待发布DBC确认】，本次修订不对其作强制统一。位长度、起始位、字节序、分辨率、偏置、单位、物理范围、初始值、无效值、周期、超时和发送节点必须以已批准DBC/ICD为准。DBC/ICD版本当前为【待项目补充】。VehYawRate及所有控制输入必须具有明确的有效性、超时和恢复规则；无有效性定义的信号不得用于闭环控制。参与同一控制计算的车速、轮速、转角、横摆和加速度信号必须按时间戳/数据年龄同步，超过同步窗口的数据不得组合使用。里程和日历时间仅用于诊断记录，不参与动态控制。</w:t>
        </w:r>
      </w:ins>
    </w:p>
    <w:p w14:paraId="6F7FF526" w14:textId="2CBB34C2" w:rsidR="00572B42" w:rsidRPr="00B20007" w:rsidRDefault="00572B42" w:rsidP="00A31879">
      <w:pPr>
        <w:pStyle w:val="3"/>
        <w:spacing w:before="0" w:after="0" w:line="276" w:lineRule="auto"/>
        <w:ind w:firstLineChars="0" w:firstLine="0"/>
        <w:rPr>
          <w:rFonts w:cs="Times New Roman"/>
          <w:color w:val="000000" w:themeColor="text1"/>
          <w:sz w:val="21"/>
          <w:szCs w:val="21"/>
        </w:rPr>
      </w:pPr>
      <w:bookmarkStart w:id="8" w:name="_Toc237853542"/>
      <w:r w:rsidRPr="00B20007">
        <w:rPr>
          <w:rFonts w:cs="Times New Roman"/>
          <w:color w:val="000000" w:themeColor="text1"/>
          <w:sz w:val="21"/>
          <w:szCs w:val="21"/>
        </w:rPr>
        <w:t xml:space="preserve">3.2 </w:t>
      </w:r>
      <w:r w:rsidRPr="00B20007">
        <w:rPr>
          <w:rFonts w:cs="Times New Roman"/>
          <w:color w:val="000000" w:themeColor="text1"/>
          <w:sz w:val="21"/>
          <w:szCs w:val="21"/>
        </w:rPr>
        <w:t>输出报文及信号</w:t>
      </w:r>
      <w:bookmarkEnd w:id="8"/>
    </w:p>
    <w:p w14:paraId="24E3CF1E" w14:textId="4A649186" w:rsidR="00106BCA" w:rsidRPr="00B20007" w:rsidRDefault="00106BCA" w:rsidP="0085649A">
      <w:pPr>
        <w:ind w:firstLineChars="83" w:firstLine="199"/>
        <w:rPr>
          <w:rFonts w:cs="Times New Roman"/>
          <w:color w:val="000000" w:themeColor="text1"/>
        </w:rPr>
      </w:pPr>
      <w:del w:id="13" w:author="Cursor技术评审" w:date="2026-09-14T10:53:04+00:00">
        <w:r>
          <w:delText>报文周期20ms</w:delText>
        </w:r>
      </w:del>
      <w:ins w:id="14" w:author="Cursor技术评审" w:date="2026-09-14T10:53:04+00:00">
        <w:r>
          <w:t>ELD1、TOD1、VTC_RL1和VTC_RR1的标称周期为20 ms。扭矩请求闭环是否允许使用20 ms周期，须通过包含最坏时延和抖动的稳定性验证；如不能满足，应将动态扭矩请求周期缩短至不大于10 ms。各报文的超时、最大数据年龄、滚动计数器、CRC/Data ID、允许丢帧数、重复/乱序处理和恢复条件应在通信安全规范中定义，当前为【待网络与DBC负责人补充】。</w:t>
        </w:r>
      </w:ins>
    </w:p>
    <w:p w14:paraId="1AECAC57" w14:textId="2E8931B6"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报文</w:t>
      </w:r>
      <w:r w:rsidRPr="00B20007">
        <w:rPr>
          <w:b/>
          <w:bCs/>
          <w:color w:val="000000" w:themeColor="text1"/>
        </w:rPr>
        <w:t>ELD1(ID:</w:t>
      </w:r>
      <w:r w:rsidR="007406F6" w:rsidRPr="00B20007">
        <w:rPr>
          <w:b/>
          <w:bCs/>
          <w:color w:val="000000" w:themeColor="text1"/>
        </w:rPr>
        <w:t>0x</w:t>
      </w:r>
      <w:r w:rsidRPr="00B20007">
        <w:rPr>
          <w:b/>
          <w:bCs/>
          <w:color w:val="000000" w:themeColor="text1"/>
        </w:rPr>
        <w:t>152):</w:t>
      </w:r>
    </w:p>
    <w:tbl>
      <w:tblPr>
        <w:tblW w:w="10191" w:type="dxa"/>
        <w:tblCellMar>
          <w:top w:w="15" w:type="dxa"/>
          <w:left w:w="15" w:type="dxa"/>
          <w:bottom w:w="15" w:type="dxa"/>
          <w:right w:w="15" w:type="dxa"/>
        </w:tblCellMar>
        <w:tblLook w:val="04A0" w:firstRow="1" w:lastRow="0" w:firstColumn="1" w:lastColumn="0" w:noHBand="0" w:noVBand="1"/>
      </w:tblPr>
      <w:tblGrid>
        <w:gridCol w:w="1261"/>
        <w:gridCol w:w="4318"/>
        <w:gridCol w:w="1209"/>
        <w:gridCol w:w="3403"/>
      </w:tblGrid>
      <w:tr w:rsidR="00BD6618" w:rsidRPr="00B20007" w14:paraId="7BDE82EA"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049C5110" w14:textId="14C7DE01"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ELDFaultSts</w:t>
            </w:r>
            <w:proofErr w:type="spellEnd"/>
            <w:r w:rsidR="00A52019" w:rsidRPr="00B20007">
              <w:rPr>
                <w:rFonts w:eastAsiaTheme="minorEastAsia"/>
                <w:b/>
                <w:bCs/>
                <w:color w:val="000000" w:themeColor="text1"/>
                <w:lang w:eastAsia="zh-CN"/>
              </w:rPr>
              <w:t>（</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故障状态）</w:t>
            </w:r>
          </w:p>
        </w:tc>
      </w:tr>
      <w:tr w:rsidR="00BD6618" w:rsidRPr="00B20007" w14:paraId="4E9B2CED"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2513C6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18601F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D0671C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B48456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47E88C73" w14:textId="77777777" w:rsidTr="007406F6">
        <w:trPr>
          <w:trHeight w:val="288"/>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217560B" w14:textId="4FE71D4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44CA49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 Operation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B52D7FF" w14:textId="16921FF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443532B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Critical Fault</w:t>
            </w:r>
          </w:p>
        </w:tc>
      </w:tr>
      <w:tr w:rsidR="00BD6618" w:rsidRPr="00B20007" w14:paraId="161A6241"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F60E10F" w14:textId="7D7D055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2A6C8A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 xml:space="preserve">Partial Fault (No Front </w:t>
            </w:r>
            <w:proofErr w:type="spellStart"/>
            <w:r w:rsidRPr="00B20007">
              <w:rPr>
                <w:b/>
                <w:bCs/>
                <w:color w:val="000000" w:themeColor="text1"/>
              </w:rPr>
              <w:t>ELocker</w:t>
            </w:r>
            <w:proofErr w:type="spellEnd"/>
            <w:r w:rsidRPr="00B20007">
              <w:rPr>
                <w:b/>
                <w:bCs/>
                <w:color w:val="000000" w:themeColor="text1"/>
              </w:rPr>
              <w:t xml:space="preserve"> Control)</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36C7E17" w14:textId="425BB45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r w:rsidRPr="00B20007">
              <w:rPr>
                <w:b/>
                <w:bCs/>
                <w:color w:val="000000" w:themeColor="text1"/>
              </w:rPr>
              <w:t>0x</w:t>
            </w:r>
            <w:r w:rsidR="00572B42" w:rsidRPr="00B20007">
              <w:rPr>
                <w:b/>
                <w:bCs/>
                <w:color w:val="000000" w:themeColor="text1"/>
              </w:rPr>
              <w:t>4</w:t>
            </w:r>
          </w:p>
          <w:p w14:paraId="042E26E2" w14:textId="38C7305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r w:rsidRPr="00B20007">
              <w:rPr>
                <w:b/>
                <w:bCs/>
                <w:color w:val="000000" w:themeColor="text1"/>
              </w:rPr>
              <w:t>0x</w:t>
            </w:r>
            <w:r w:rsidR="00572B42" w:rsidRPr="00B20007">
              <w:rPr>
                <w:b/>
                <w:bCs/>
                <w:color w:val="000000" w:themeColor="text1"/>
              </w:rPr>
              <w:t>E</w:t>
            </w:r>
          </w:p>
        </w:tc>
        <w:tc>
          <w:tcPr>
            <w:tcW w:w="340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79964D2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0B1DF7B5" w14:textId="77777777" w:rsidTr="007406F6">
        <w:trPr>
          <w:trHeight w:val="663"/>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D381AFA" w14:textId="30EBC54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C6FA79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Partial Fault (No Degradation)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27DEDC1" w14:textId="55C9AFC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416D60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r w:rsidR="00BD6618" w:rsidRPr="00B20007" w14:paraId="0370EE3E"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17B48577" w14:textId="0538C9C1"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ELDFault</w:t>
            </w:r>
            <w:proofErr w:type="spellEnd"/>
            <w:r w:rsidR="00A52019" w:rsidRPr="00B20007">
              <w:rPr>
                <w:rFonts w:eastAsiaTheme="minorEastAsia"/>
                <w:b/>
                <w:bCs/>
                <w:color w:val="000000" w:themeColor="text1"/>
                <w:lang w:eastAsia="zh-CN"/>
              </w:rPr>
              <w:t>（</w:t>
            </w:r>
            <w:r w:rsidR="00A52019" w:rsidRPr="00B20007">
              <w:rPr>
                <w:rFonts w:eastAsiaTheme="minorEastAsia"/>
                <w:b/>
                <w:bCs/>
                <w:color w:val="000000" w:themeColor="text1"/>
                <w:lang w:eastAsia="zh-CN"/>
              </w:rPr>
              <w:t>ELD</w:t>
            </w:r>
            <w:r w:rsidR="00A52019" w:rsidRPr="00B20007">
              <w:rPr>
                <w:rFonts w:eastAsiaTheme="minorEastAsia"/>
                <w:b/>
                <w:bCs/>
                <w:color w:val="000000" w:themeColor="text1"/>
                <w:lang w:eastAsia="zh-CN"/>
              </w:rPr>
              <w:t>故障）</w:t>
            </w:r>
          </w:p>
        </w:tc>
      </w:tr>
      <w:tr w:rsidR="00BD6618" w:rsidRPr="00B20007" w14:paraId="583009EF" w14:textId="77777777" w:rsidTr="007406F6">
        <w:trPr>
          <w:trHeight w:val="288"/>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E7062F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892730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553BBB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854619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000A8C3" w14:textId="77777777" w:rsidTr="007406F6">
        <w:trPr>
          <w:trHeight w:val="615"/>
        </w:trPr>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5FA053E" w14:textId="385367E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0</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3A7F93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Normal Operation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E0F5BDC" w14:textId="23C8EB7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FE</w:t>
            </w:r>
          </w:p>
        </w:tc>
        <w:tc>
          <w:tcPr>
            <w:tcW w:w="3403"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2E43F4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Valid Value</w:t>
            </w:r>
          </w:p>
        </w:tc>
      </w:tr>
      <w:tr w:rsidR="00BD6618" w:rsidRPr="00B20007" w14:paraId="3F256F7C" w14:textId="77777777" w:rsidTr="007406F6">
        <w:trPr>
          <w:trHeight w:val="630"/>
        </w:trPr>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3456F272" w14:textId="3900B4E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69FBC5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908E3FE" w14:textId="77777777" w:rsidR="00572B42" w:rsidRPr="00B20007" w:rsidRDefault="00572B42" w:rsidP="004A5EA3">
            <w:pPr>
              <w:ind w:firstLine="480"/>
              <w:rPr>
                <w:rFonts w:cs="Times New Roman"/>
                <w:color w:val="000000" w:themeColor="text1"/>
              </w:rPr>
            </w:pPr>
          </w:p>
        </w:tc>
        <w:tc>
          <w:tcPr>
            <w:tcW w:w="3403"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251F5C52"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277BBC31"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1A32BCA5" w14:textId="27C2405D"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RearELDLckSts</w:t>
            </w:r>
            <w:proofErr w:type="spellEnd"/>
            <w:r w:rsidR="00A52019" w:rsidRPr="00B20007">
              <w:rPr>
                <w:rFonts w:eastAsiaTheme="minorEastAsia"/>
                <w:b/>
                <w:bCs/>
                <w:color w:val="000000" w:themeColor="text1"/>
                <w:lang w:eastAsia="zh-CN"/>
              </w:rPr>
              <w:t>（后</w:t>
            </w:r>
            <w:r w:rsidR="00A52019" w:rsidRPr="00B20007">
              <w:rPr>
                <w:rFonts w:eastAsiaTheme="minorEastAsia"/>
                <w:b/>
                <w:bCs/>
                <w:color w:val="000000" w:themeColor="text1"/>
                <w:lang w:eastAsia="zh-CN"/>
              </w:rPr>
              <w:t>ELD</w:t>
            </w:r>
            <w:proofErr w:type="gramStart"/>
            <w:r w:rsidR="00A52019" w:rsidRPr="00B20007">
              <w:rPr>
                <w:rFonts w:eastAsiaTheme="minorEastAsia"/>
                <w:b/>
                <w:bCs/>
                <w:color w:val="000000" w:themeColor="text1"/>
                <w:lang w:eastAsia="zh-CN"/>
              </w:rPr>
              <w:t>锁止状态</w:t>
            </w:r>
            <w:proofErr w:type="gramEnd"/>
            <w:r w:rsidR="00A52019" w:rsidRPr="00B20007">
              <w:rPr>
                <w:rFonts w:eastAsiaTheme="minorEastAsia"/>
                <w:b/>
                <w:bCs/>
                <w:color w:val="000000" w:themeColor="text1"/>
                <w:lang w:eastAsia="zh-CN"/>
              </w:rPr>
              <w:t>）</w:t>
            </w:r>
          </w:p>
        </w:tc>
      </w:tr>
      <w:tr w:rsidR="00BD6618" w:rsidRPr="00B20007" w14:paraId="6F92DC99" w14:textId="77777777" w:rsidTr="007406F6">
        <w:tc>
          <w:tcPr>
            <w:tcW w:w="1261"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0EF6AC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BDF6ED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5AC0A3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3"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040FDCB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3338B01E"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7025D968" w14:textId="7F769F2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712667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UnLocked</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7F29F0E" w14:textId="2EFDFFC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51CCA73D" w14:textId="098E92F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1:Locked</w:t>
            </w:r>
          </w:p>
        </w:tc>
      </w:tr>
      <w:tr w:rsidR="00BD6618" w:rsidRPr="00B20007" w14:paraId="20DF3E1E"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20C94A63" w14:textId="0C7951E8"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537897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Over-Speed Warning</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EA24BDE" w14:textId="51A9DD7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534533C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Driving Mode Select Error</w:t>
            </w:r>
          </w:p>
        </w:tc>
      </w:tr>
      <w:tr w:rsidR="00BD6618" w:rsidRPr="00B20007" w14:paraId="0B59A36C"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2F5ED7EC" w14:textId="57F96B1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48E361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Lock Request Deny</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EBE5438" w14:textId="09376DA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r w:rsidRPr="00B20007">
              <w:rPr>
                <w:b/>
                <w:bCs/>
                <w:color w:val="000000" w:themeColor="text1"/>
              </w:rPr>
              <w:t>0x</w:t>
            </w:r>
            <w:r w:rsidR="00572B42" w:rsidRPr="00B20007">
              <w:rPr>
                <w:b/>
                <w:bCs/>
                <w:color w:val="000000" w:themeColor="text1"/>
              </w:rPr>
              <w:t>D</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26B1BAD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19717FA6" w14:textId="77777777" w:rsidTr="007406F6">
        <w:tc>
          <w:tcPr>
            <w:tcW w:w="1261"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8DF2D7F" w14:textId="3414BAD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E</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4E10AA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Fault</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8624DE7" w14:textId="0104904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w:t>
            </w:r>
          </w:p>
        </w:tc>
        <w:tc>
          <w:tcPr>
            <w:tcW w:w="3403"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E53A1C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323AB3A2" w14:textId="32983F6F"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rPr>
        <w:t>报文</w:t>
      </w:r>
      <w:r w:rsidRPr="00B20007">
        <w:rPr>
          <w:b/>
          <w:bCs/>
          <w:color w:val="000000" w:themeColor="text1"/>
        </w:rPr>
        <w:t>TOD1(ID:</w:t>
      </w:r>
      <w:r w:rsidR="007406F6" w:rsidRPr="00B20007">
        <w:rPr>
          <w:b/>
          <w:bCs/>
          <w:color w:val="000000" w:themeColor="text1"/>
        </w:rPr>
        <w:t>0x</w:t>
      </w:r>
      <w:r w:rsidRPr="00B20007">
        <w:rPr>
          <w:b/>
          <w:bCs/>
          <w:color w:val="000000" w:themeColor="text1"/>
        </w:rPr>
        <w:t>251):</w:t>
      </w:r>
    </w:p>
    <w:tbl>
      <w:tblPr>
        <w:tblW w:w="10191" w:type="dxa"/>
        <w:tblLayout w:type="fixed"/>
        <w:tblCellMar>
          <w:top w:w="15" w:type="dxa"/>
          <w:left w:w="15" w:type="dxa"/>
          <w:bottom w:w="15" w:type="dxa"/>
          <w:right w:w="15" w:type="dxa"/>
        </w:tblCellMar>
        <w:tblLook w:val="04A0" w:firstRow="1" w:lastRow="0" w:firstColumn="1" w:lastColumn="0" w:noHBand="0" w:noVBand="1"/>
      </w:tblPr>
      <w:tblGrid>
        <w:gridCol w:w="1686"/>
        <w:gridCol w:w="3121"/>
        <w:gridCol w:w="1982"/>
        <w:gridCol w:w="3402"/>
      </w:tblGrid>
      <w:tr w:rsidR="00BD6618" w:rsidRPr="00B20007" w14:paraId="4E8A587F" w14:textId="77777777" w:rsidTr="007406F6">
        <w:trPr>
          <w:trHeight w:val="630"/>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110A2DC3" w14:textId="422065A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ExternalReqIgnored</w:t>
            </w:r>
            <w:proofErr w:type="spellEnd"/>
            <w:r w:rsidR="00EC257A" w:rsidRPr="00B20007">
              <w:rPr>
                <w:b/>
                <w:bCs/>
                <w:color w:val="000000" w:themeColor="text1"/>
              </w:rPr>
              <w:t>(</w:t>
            </w:r>
            <w:r w:rsidR="00EC257A" w:rsidRPr="00B20007">
              <w:rPr>
                <w:rFonts w:eastAsiaTheme="minorEastAsia"/>
                <w:b/>
                <w:bCs/>
                <w:color w:val="000000" w:themeColor="text1"/>
                <w:lang w:eastAsia="zh-CN"/>
              </w:rPr>
              <w:t>外部请求忽略</w:t>
            </w:r>
            <w:r w:rsidR="00EC257A" w:rsidRPr="00B20007">
              <w:rPr>
                <w:b/>
                <w:bCs/>
                <w:color w:val="000000" w:themeColor="text1"/>
              </w:rPr>
              <w:t>)</w:t>
            </w:r>
          </w:p>
        </w:tc>
      </w:tr>
      <w:tr w:rsidR="00BD6618" w:rsidRPr="00B20007" w14:paraId="3296850B" w14:textId="77777777" w:rsidTr="007406F6">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C71E4F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86AAA7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F1B121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C91DB4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22D84C5F" w14:textId="77777777" w:rsidTr="007406F6">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37AC4D9" w14:textId="770B26A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7DE881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External_requests_being_accepted</w:t>
            </w:r>
            <w:proofErr w:type="spellEnd"/>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F185465" w14:textId="50D44E08"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036A5F5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External_requests_not_being_accepted</w:t>
            </w:r>
            <w:proofErr w:type="spellEnd"/>
          </w:p>
        </w:tc>
      </w:tr>
      <w:tr w:rsidR="00BD6618" w:rsidRPr="00B20007" w14:paraId="36B5346F"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5EF6A217" w14:textId="114FFFBF"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DiagLmpReq</w:t>
            </w:r>
            <w:proofErr w:type="spellEnd"/>
            <w:r w:rsidR="00B30FBA" w:rsidRPr="00B20007">
              <w:rPr>
                <w:rFonts w:eastAsiaTheme="minorEastAsia"/>
                <w:b/>
                <w:bCs/>
                <w:color w:val="000000" w:themeColor="text1"/>
                <w:lang w:eastAsia="zh-CN"/>
              </w:rPr>
              <w:t>（诊断灯请求）</w:t>
            </w:r>
          </w:p>
        </w:tc>
      </w:tr>
      <w:tr w:rsidR="00BD6618" w:rsidRPr="00B20007" w14:paraId="6EFEB184" w14:textId="77777777" w:rsidTr="007406F6">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0A9454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8D30B5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367911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273673A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4749CAB7" w14:textId="77777777" w:rsidTr="007406F6">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BED007A" w14:textId="6A6A4C89"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E3814F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Lamp_is_not_being_requested</w:t>
            </w:r>
            <w:proofErr w:type="spellEnd"/>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8896755" w14:textId="28D6FD58"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A4DD74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Lamp_is_being_requested</w:t>
            </w:r>
            <w:proofErr w:type="spellEnd"/>
          </w:p>
        </w:tc>
      </w:tr>
      <w:tr w:rsidR="00BD6618" w:rsidRPr="00B20007" w14:paraId="1AF9B16E"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74F2A039" w14:textId="22E6815B"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CouplingThermWarning</w:t>
            </w:r>
            <w:proofErr w:type="spellEnd"/>
            <w:r w:rsidR="0026633C" w:rsidRPr="00B20007">
              <w:rPr>
                <w:rFonts w:eastAsiaTheme="minorEastAsia"/>
                <w:b/>
                <w:bCs/>
                <w:color w:val="000000" w:themeColor="text1"/>
                <w:lang w:eastAsia="zh-CN"/>
              </w:rPr>
              <w:t>（耦合热警告）</w:t>
            </w:r>
          </w:p>
        </w:tc>
      </w:tr>
      <w:tr w:rsidR="00BD6618" w:rsidRPr="00B20007" w14:paraId="07EF8A18"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818933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D47F0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01AAFB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0AD4272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23E7C1BD"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0B917CA9" w14:textId="582EBEB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7680CE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No_coupling_thermal_failsafe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DC2D108" w14:textId="4DC7F0B8"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55D9E9B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coupling_thermal_failsafe</w:t>
            </w:r>
            <w:proofErr w:type="spellEnd"/>
          </w:p>
        </w:tc>
      </w:tr>
      <w:tr w:rsidR="00BD6618" w:rsidRPr="00B20007" w14:paraId="592E48F0" w14:textId="77777777" w:rsidTr="007406F6">
        <w:tc>
          <w:tcPr>
            <w:tcW w:w="10191" w:type="dxa"/>
            <w:gridSpan w:val="4"/>
            <w:tcBorders>
              <w:top w:val="single" w:sz="12" w:space="0" w:color="000000"/>
              <w:left w:val="single" w:sz="12" w:space="0" w:color="000000"/>
              <w:bottom w:val="single" w:sz="6" w:space="0" w:color="000000"/>
              <w:right w:val="single" w:sz="12" w:space="0" w:color="auto"/>
            </w:tcBorders>
            <w:tcMar>
              <w:top w:w="60" w:type="dxa"/>
              <w:left w:w="90" w:type="dxa"/>
              <w:bottom w:w="60" w:type="dxa"/>
              <w:right w:w="90" w:type="dxa"/>
            </w:tcMar>
            <w:vAlign w:val="center"/>
            <w:hideMark/>
          </w:tcPr>
          <w:p w14:paraId="0D00223D" w14:textId="78819B31"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CouplingFaultSts</w:t>
            </w:r>
            <w:proofErr w:type="spellEnd"/>
            <w:r w:rsidR="0026633C" w:rsidRPr="00B20007">
              <w:rPr>
                <w:rFonts w:eastAsiaTheme="minorEastAsia"/>
                <w:b/>
                <w:bCs/>
                <w:color w:val="000000" w:themeColor="text1"/>
                <w:lang w:eastAsia="zh-CN"/>
              </w:rPr>
              <w:t>（耦合故障状态）</w:t>
            </w:r>
          </w:p>
        </w:tc>
      </w:tr>
      <w:tr w:rsidR="00BD6618" w:rsidRPr="00B20007" w14:paraId="6D98E4CF"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FB103A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E680D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9E9FAD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0490D8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6DC809A"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D8EC134" w14:textId="39FAD55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8969FDE" w14:textId="0D02182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0:Normal_Operating_Mode</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57FAF10" w14:textId="53BA008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5E6BC11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Reduced_coupling_functionality</w:t>
            </w:r>
            <w:proofErr w:type="spellEnd"/>
          </w:p>
        </w:tc>
      </w:tr>
      <w:tr w:rsidR="00BD6618" w:rsidRPr="00B20007" w14:paraId="034DA66A"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43E7295" w14:textId="4B94029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2</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ABE816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Temporary_coupling_failure</w:t>
            </w:r>
            <w:proofErr w:type="spellEnd"/>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9779DB1" w14:textId="79ED02A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CE9758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Permanent_coupling_failure</w:t>
            </w:r>
            <w:proofErr w:type="spellEnd"/>
          </w:p>
        </w:tc>
      </w:tr>
      <w:tr w:rsidR="00BD6618" w:rsidRPr="00B20007" w14:paraId="79BC1AC2" w14:textId="77777777" w:rsidTr="007406F6">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54F5EE19" w14:textId="785C726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ActuatorFailSts</w:t>
            </w:r>
            <w:proofErr w:type="spellEnd"/>
            <w:r w:rsidR="00AC17A9" w:rsidRPr="00B20007">
              <w:rPr>
                <w:rFonts w:eastAsiaTheme="minorEastAsia"/>
                <w:b/>
                <w:bCs/>
                <w:color w:val="000000" w:themeColor="text1"/>
                <w:lang w:eastAsia="zh-CN"/>
              </w:rPr>
              <w:t>（执行器故障状态）</w:t>
            </w:r>
          </w:p>
        </w:tc>
      </w:tr>
      <w:tr w:rsidR="00BD6618" w:rsidRPr="00B20007" w14:paraId="611EF730"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05B87F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27C534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693428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A6CF5D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4404C4A"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7BFDE957" w14:textId="772A3ED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56EDA6F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62A3A99" w14:textId="3181DD2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4D16F19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r>
      <w:tr w:rsidR="00BD6618" w:rsidRPr="00B20007" w14:paraId="7B55DFFB"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31BB5919" w14:textId="084787CE" w:rsidR="00572B42" w:rsidRPr="00B20007" w:rsidRDefault="00572B42" w:rsidP="004A5EA3">
            <w:pPr>
              <w:pStyle w:val="af4"/>
              <w:spacing w:before="0" w:beforeAutospacing="0" w:after="0" w:afterAutospacing="0"/>
              <w:ind w:firstLineChars="0" w:firstLine="0"/>
              <w:rPr>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AWDOperMod</w:t>
            </w:r>
            <w:proofErr w:type="spellEnd"/>
            <w:r w:rsidR="00AC17A9" w:rsidRPr="00B20007">
              <w:rPr>
                <w:rFonts w:eastAsiaTheme="minorEastAsia"/>
                <w:b/>
                <w:bCs/>
                <w:color w:val="000000" w:themeColor="text1"/>
                <w:lang w:eastAsia="zh-CN"/>
              </w:rPr>
              <w:t>（全轮驱动操纵模式）</w:t>
            </w:r>
          </w:p>
        </w:tc>
      </w:tr>
      <w:tr w:rsidR="00BD6618" w:rsidRPr="00B20007" w14:paraId="2EBDEBE4" w14:textId="77777777" w:rsidTr="007406F6">
        <w:trPr>
          <w:trHeight w:val="630"/>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87EA07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CDEA78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CCFB7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66D905B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08A397F"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70F6790" w14:textId="3F76180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504E21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7618F74" w14:textId="53E34E7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14C9107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System_Fault</w:t>
            </w:r>
            <w:proofErr w:type="spellEnd"/>
          </w:p>
        </w:tc>
      </w:tr>
      <w:tr w:rsidR="00BD6618" w:rsidRPr="00B20007" w14:paraId="5023592A"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51CC6573" w14:textId="4FA556E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95CBBF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Auto1</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5A44AE6" w14:textId="3028B32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ADA34A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Auto2</w:t>
            </w:r>
          </w:p>
        </w:tc>
      </w:tr>
      <w:tr w:rsidR="00BD6618" w:rsidRPr="00B20007" w14:paraId="23EB8AE3"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77208063" w14:textId="7715CEE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34EA57E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Auto3</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D3A9E79" w14:textId="7A656F1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6CDE36DC"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Auto4</w:t>
            </w:r>
          </w:p>
        </w:tc>
      </w:tr>
      <w:tr w:rsidR="00BD6618" w:rsidRPr="00B20007" w14:paraId="652DF3E7"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1E3BEEC6" w14:textId="075AB50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C43E044"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_2H</w:t>
            </w:r>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tcPr>
          <w:p w14:paraId="52FF95B3" w14:textId="25560706" w:rsidR="00572B42" w:rsidRPr="00B20007" w:rsidRDefault="00572B42" w:rsidP="004F10D6">
            <w:pPr>
              <w:pStyle w:val="af4"/>
              <w:spacing w:before="0" w:beforeAutospacing="0" w:after="0" w:afterAutospacing="0"/>
              <w:ind w:firstLineChars="0" w:firstLine="0"/>
              <w:rPr>
                <w:color w:val="000000" w:themeColor="text1"/>
              </w:rPr>
            </w:pP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tcPr>
          <w:p w14:paraId="321EDDC1" w14:textId="5474F133" w:rsidR="00572B42" w:rsidRPr="00B20007" w:rsidRDefault="00572B42" w:rsidP="004F10D6">
            <w:pPr>
              <w:pStyle w:val="af4"/>
              <w:spacing w:before="0" w:beforeAutospacing="0" w:after="0" w:afterAutospacing="0"/>
              <w:ind w:firstLineChars="0" w:firstLine="0"/>
              <w:rPr>
                <w:rFonts w:eastAsiaTheme="minorEastAsia"/>
                <w:color w:val="000000" w:themeColor="text1"/>
                <w:sz w:val="20"/>
                <w:szCs w:val="20"/>
              </w:rPr>
            </w:pPr>
          </w:p>
        </w:tc>
      </w:tr>
      <w:tr w:rsidR="00BD6618" w:rsidRPr="00B20007" w14:paraId="32C91BEC" w14:textId="77777777" w:rsidTr="007406F6">
        <w:tc>
          <w:tcPr>
            <w:tcW w:w="10191" w:type="dxa"/>
            <w:gridSpan w:val="4"/>
            <w:tcBorders>
              <w:top w:val="single" w:sz="6" w:space="0" w:color="000000"/>
              <w:left w:val="single" w:sz="12" w:space="0" w:color="000000"/>
              <w:bottom w:val="single" w:sz="12" w:space="0" w:color="000000"/>
              <w:right w:val="single" w:sz="12" w:space="0" w:color="auto"/>
            </w:tcBorders>
            <w:tcMar>
              <w:top w:w="60" w:type="dxa"/>
              <w:left w:w="90" w:type="dxa"/>
              <w:bottom w:w="60" w:type="dxa"/>
              <w:right w:w="105" w:type="dxa"/>
            </w:tcMar>
            <w:vAlign w:val="center"/>
            <w:hideMark/>
          </w:tcPr>
          <w:p w14:paraId="2EF2C700" w14:textId="00C7FB2B"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EstimatedTorque</w:t>
            </w:r>
            <w:proofErr w:type="spellEnd"/>
            <w:r w:rsidR="00AC17A9" w:rsidRPr="00B20007">
              <w:rPr>
                <w:rFonts w:eastAsiaTheme="minorEastAsia"/>
                <w:b/>
                <w:bCs/>
                <w:color w:val="000000" w:themeColor="text1"/>
                <w:lang w:eastAsia="zh-CN"/>
              </w:rPr>
              <w:t>（估计扭矩）</w:t>
            </w:r>
          </w:p>
        </w:tc>
      </w:tr>
      <w:tr w:rsidR="00BD6618" w:rsidRPr="00B20007" w14:paraId="1239DA2F" w14:textId="77777777" w:rsidTr="007406F6">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8410D2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2A2FBB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9EA3A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DF9C65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6E51C49"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5073FEDC" w14:textId="455A994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r w:rsidRPr="00B20007">
              <w:rPr>
                <w:b/>
                <w:bCs/>
                <w:color w:val="000000" w:themeColor="text1"/>
              </w:rPr>
              <w:t>0x</w:t>
            </w:r>
            <w:r w:rsidR="00572B42" w:rsidRPr="00B20007">
              <w:rPr>
                <w:b/>
                <w:bCs/>
                <w:color w:val="000000" w:themeColor="text1"/>
              </w:rPr>
              <w:t>2EE0</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0D052A3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A3085B3" w14:textId="16C55497"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2EE1-</w:t>
            </w:r>
            <w:r w:rsidRPr="00B20007">
              <w:rPr>
                <w:b/>
                <w:bCs/>
                <w:color w:val="000000" w:themeColor="text1"/>
              </w:rPr>
              <w:t>0x</w:t>
            </w:r>
            <w:r w:rsidR="00572B42" w:rsidRPr="00B20007">
              <w:rPr>
                <w:b/>
                <w:bCs/>
                <w:color w:val="000000" w:themeColor="text1"/>
              </w:rPr>
              <w:t>FFFE</w:t>
            </w:r>
          </w:p>
        </w:tc>
        <w:tc>
          <w:tcPr>
            <w:tcW w:w="340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5285ED1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36A76088" w14:textId="77777777" w:rsidTr="007406F6">
        <w:tc>
          <w:tcPr>
            <w:tcW w:w="1686" w:type="dxa"/>
            <w:tcBorders>
              <w:top w:val="single" w:sz="6" w:space="0" w:color="000000"/>
              <w:left w:val="single" w:sz="12" w:space="0" w:color="000000"/>
              <w:bottom w:val="single" w:sz="12" w:space="0" w:color="000000"/>
              <w:right w:val="single" w:sz="6" w:space="0" w:color="000000"/>
            </w:tcBorders>
            <w:tcMar>
              <w:top w:w="60" w:type="dxa"/>
              <w:left w:w="90" w:type="dxa"/>
              <w:bottom w:w="60" w:type="dxa"/>
              <w:right w:w="105" w:type="dxa"/>
            </w:tcMar>
            <w:vAlign w:val="center"/>
            <w:hideMark/>
          </w:tcPr>
          <w:p w14:paraId="4E7B1EAB" w14:textId="7065B18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FFFF</w:t>
            </w:r>
          </w:p>
        </w:tc>
        <w:tc>
          <w:tcPr>
            <w:tcW w:w="3121"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6454739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Invalid_value</w:t>
            </w:r>
            <w:proofErr w:type="spellEnd"/>
          </w:p>
        </w:tc>
        <w:tc>
          <w:tcPr>
            <w:tcW w:w="1982"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6E35029" w14:textId="77777777" w:rsidR="00572B42" w:rsidRPr="00B20007" w:rsidRDefault="00572B42" w:rsidP="004A5EA3">
            <w:pPr>
              <w:ind w:firstLine="480"/>
              <w:rPr>
                <w:rFonts w:cs="Times New Roman"/>
                <w:color w:val="000000" w:themeColor="text1"/>
              </w:rPr>
            </w:pPr>
          </w:p>
        </w:tc>
        <w:tc>
          <w:tcPr>
            <w:tcW w:w="3402" w:type="dxa"/>
            <w:tcBorders>
              <w:top w:val="single" w:sz="6" w:space="0" w:color="000000"/>
              <w:left w:val="single" w:sz="6" w:space="0" w:color="000000"/>
              <w:bottom w:val="single" w:sz="12" w:space="0" w:color="000000"/>
              <w:right w:val="single" w:sz="12" w:space="0" w:color="000000"/>
            </w:tcBorders>
            <w:tcMar>
              <w:top w:w="60" w:type="dxa"/>
              <w:left w:w="120" w:type="dxa"/>
              <w:bottom w:w="60" w:type="dxa"/>
              <w:right w:w="90" w:type="dxa"/>
            </w:tcMar>
            <w:vAlign w:val="center"/>
            <w:hideMark/>
          </w:tcPr>
          <w:p w14:paraId="2986E261" w14:textId="77777777" w:rsidR="00572B42" w:rsidRPr="00B20007" w:rsidRDefault="00572B42" w:rsidP="004A5EA3">
            <w:pPr>
              <w:ind w:firstLine="400"/>
              <w:rPr>
                <w:rFonts w:eastAsia="Times New Roman" w:cs="Times New Roman"/>
                <w:color w:val="000000" w:themeColor="text1"/>
                <w:sz w:val="20"/>
                <w:szCs w:val="20"/>
              </w:rPr>
            </w:pPr>
          </w:p>
        </w:tc>
      </w:tr>
    </w:tbl>
    <w:p w14:paraId="4E2F0B36" w14:textId="595E3C06" w:rsidR="00572B42" w:rsidRPr="00B20007" w:rsidRDefault="00572B42" w:rsidP="004A5EA3">
      <w:pPr>
        <w:pStyle w:val="af4"/>
        <w:spacing w:before="0" w:beforeAutospacing="0" w:after="0" w:afterAutospacing="0"/>
        <w:ind w:firstLineChars="0" w:firstLine="0"/>
        <w:rPr>
          <w:b/>
          <w:bCs/>
          <w:color w:val="000000" w:themeColor="text1"/>
        </w:rPr>
      </w:pPr>
      <w:r w:rsidRPr="00B20007">
        <w:rPr>
          <w:rFonts w:eastAsia="宋体"/>
          <w:b/>
          <w:bCs/>
          <w:color w:val="000000" w:themeColor="text1"/>
        </w:rPr>
        <w:t>报文</w:t>
      </w:r>
      <w:r w:rsidRPr="00B20007">
        <w:rPr>
          <w:b/>
          <w:bCs/>
          <w:color w:val="000000" w:themeColor="text1"/>
        </w:rPr>
        <w:t>VTC_RL1(ID:</w:t>
      </w:r>
      <w:r w:rsidR="007406F6" w:rsidRPr="00B20007">
        <w:rPr>
          <w:b/>
          <w:bCs/>
          <w:color w:val="000000" w:themeColor="text1"/>
        </w:rPr>
        <w:t>0x</w:t>
      </w:r>
      <w:r w:rsidRPr="00B20007">
        <w:rPr>
          <w:b/>
          <w:bCs/>
          <w:color w:val="000000" w:themeColor="text1"/>
        </w:rPr>
        <w:t>160):</w:t>
      </w:r>
    </w:p>
    <w:p w14:paraId="7336547D" w14:textId="16710667" w:rsidR="00F75F79" w:rsidRPr="00B20007" w:rsidRDefault="00F75F79" w:rsidP="004A5EA3">
      <w:pPr>
        <w:pStyle w:val="af4"/>
        <w:spacing w:before="0" w:beforeAutospacing="0" w:after="0" w:afterAutospacing="0"/>
        <w:ind w:firstLineChars="0" w:firstLine="0"/>
        <w:rPr>
          <w:rFonts w:eastAsia="宋体"/>
          <w:color w:val="000000" w:themeColor="text1"/>
          <w:lang w:eastAsia="zh-CN"/>
        </w:rPr>
      </w:pPr>
      <w:del w:id="15" w:author="Cursor技术评审" w:date="2026-09-14T10:53:04+00:00">
        <w:r>
          <w:delText>注：主控 VTC_RR + 从控 VTC_RL，两者之间交互通过公有CAN通信。</w:delText>
        </w:r>
      </w:del>
      <w:ins w:id="16" w:author="Cursor技术评审" w:date="2026-09-14T10:53:04+00:00">
        <w:r>
          <w:t>注：第3章所述“VTC_RR主控”与第4章所述“左侧主控”及VTC_RL1报文方向相互冲突。VTC_RL/VTC_RR主从关系、左右执行器归属和指令方向均为【待系统架构及DBC批准】。批准后的功能主控负责左右目标扭矩、模式仲裁和安全降级；对侧控制器反馈本地能力、估算扭矩、温度和诊断。确认前不得据此开展软件接口冻结。</w:t>
        </w:r>
      </w:ins>
    </w:p>
    <w:tbl>
      <w:tblPr>
        <w:tblW w:w="10191" w:type="dxa"/>
        <w:tblCellMar>
          <w:top w:w="15" w:type="dxa"/>
          <w:left w:w="15" w:type="dxa"/>
          <w:bottom w:w="15" w:type="dxa"/>
          <w:right w:w="15" w:type="dxa"/>
        </w:tblCellMar>
        <w:tblLook w:val="04A0" w:firstRow="1" w:lastRow="0" w:firstColumn="1" w:lastColumn="0" w:noHBand="0" w:noVBand="1"/>
      </w:tblPr>
      <w:tblGrid>
        <w:gridCol w:w="1141"/>
        <w:gridCol w:w="2028"/>
        <w:gridCol w:w="1543"/>
        <w:gridCol w:w="5479"/>
      </w:tblGrid>
      <w:tr w:rsidR="00BD6618" w:rsidRPr="00B20007" w14:paraId="6012EFBC" w14:textId="77777777" w:rsidTr="007406F6">
        <w:trPr>
          <w:trHeight w:val="427"/>
        </w:trPr>
        <w:tc>
          <w:tcPr>
            <w:tcW w:w="10191"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7DCDED3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VTCClutchTrqReq_R</w:t>
            </w:r>
            <w:r w:rsidRPr="00B20007">
              <w:rPr>
                <w:rFonts w:eastAsia="宋体"/>
                <w:b/>
                <w:bCs/>
                <w:color w:val="000000" w:themeColor="text1"/>
              </w:rPr>
              <w:t>（左矢量扭矩控制器请求右侧扭矩</w:t>
            </w:r>
            <w:proofErr w:type="spellEnd"/>
            <w:r w:rsidRPr="00B20007">
              <w:rPr>
                <w:rFonts w:eastAsia="宋体"/>
                <w:b/>
                <w:bCs/>
                <w:color w:val="000000" w:themeColor="text1"/>
              </w:rPr>
              <w:t>）</w:t>
            </w:r>
          </w:p>
        </w:tc>
      </w:tr>
      <w:tr w:rsidR="00BD6618" w:rsidRPr="00B20007" w14:paraId="4B3C2466" w14:textId="77777777" w:rsidTr="007406F6">
        <w:trPr>
          <w:trHeight w:val="61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183F08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DAEBD0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396EE3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103E908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20E5717" w14:textId="77777777" w:rsidTr="007406F6">
        <w:trPr>
          <w:trHeight w:val="52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D4D3937" w14:textId="7D5670A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698DCD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5D8A49" w14:textId="528B69A4"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5DC1</w:t>
            </w:r>
          </w:p>
        </w:tc>
        <w:tc>
          <w:tcPr>
            <w:tcW w:w="529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5C8EEC5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Valid_values</w:t>
            </w:r>
            <w:proofErr w:type="spellEnd"/>
          </w:p>
        </w:tc>
      </w:tr>
      <w:tr w:rsidR="00BD6618" w:rsidRPr="00B20007" w14:paraId="74EB2D6E" w14:textId="77777777" w:rsidTr="007406F6">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B300D1C" w14:textId="18AA26E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7FFF</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D73B978"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B9F29AE" w14:textId="77777777" w:rsidR="00572B42" w:rsidRPr="00B20007" w:rsidRDefault="00572B42" w:rsidP="004A5EA3">
            <w:pPr>
              <w:ind w:firstLine="480"/>
              <w:rPr>
                <w:rFonts w:cs="Times New Roman"/>
                <w:color w:val="000000" w:themeColor="text1"/>
              </w:rPr>
            </w:pP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740EC010"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53C30D01" w14:textId="77777777" w:rsidTr="007406F6">
        <w:trPr>
          <w:trHeight w:val="615"/>
        </w:trPr>
        <w:tc>
          <w:tcPr>
            <w:tcW w:w="10191"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7D3ACC78" w14:textId="77777777" w:rsidR="00572B42" w:rsidRPr="00B20007" w:rsidRDefault="00572B42" w:rsidP="004A5EA3">
            <w:pPr>
              <w:pStyle w:val="af4"/>
              <w:spacing w:before="0" w:beforeAutospacing="0" w:after="0" w:afterAutospacing="0"/>
              <w:ind w:firstLineChars="0" w:firstLine="0"/>
              <w:rPr>
                <w:rFonts w:eastAsia="宋体"/>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VTCClutchOpenReq_R</w:t>
            </w:r>
            <w:proofErr w:type="spellEnd"/>
            <w:r w:rsidRPr="00B20007">
              <w:rPr>
                <w:rFonts w:eastAsia="宋体"/>
                <w:b/>
                <w:bCs/>
                <w:color w:val="000000" w:themeColor="text1"/>
                <w:lang w:eastAsia="zh-CN"/>
              </w:rPr>
              <w:t>（左侧执行器向右侧执行器请求断开）</w:t>
            </w:r>
          </w:p>
        </w:tc>
      </w:tr>
      <w:tr w:rsidR="00BD6618" w:rsidRPr="00B20007" w14:paraId="50C2D57C" w14:textId="77777777" w:rsidTr="007406F6">
        <w:trPr>
          <w:trHeight w:val="288"/>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CD6D17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82F27A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4115F6E"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5298"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986BB0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977C6F3" w14:textId="77777777" w:rsidTr="007406F6">
        <w:trPr>
          <w:trHeight w:val="615"/>
        </w:trPr>
        <w:tc>
          <w:tcPr>
            <w:tcW w:w="0" w:type="auto"/>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D84E83C" w14:textId="2E470C0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ECE3F1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957CB92" w14:textId="4FD361B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5298"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182974F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Run</w:t>
            </w:r>
          </w:p>
        </w:tc>
      </w:tr>
      <w:tr w:rsidR="00BD6618" w:rsidRPr="00B20007" w14:paraId="1D723507" w14:textId="77777777" w:rsidTr="007406F6">
        <w:tc>
          <w:tcPr>
            <w:tcW w:w="0" w:type="auto"/>
            <w:tcBorders>
              <w:top w:val="single" w:sz="6" w:space="0" w:color="000000"/>
              <w:left w:val="single" w:sz="12" w:space="0" w:color="000000"/>
              <w:bottom w:val="single" w:sz="12" w:space="0" w:color="auto"/>
              <w:right w:val="single" w:sz="6" w:space="0" w:color="000000"/>
            </w:tcBorders>
            <w:tcMar>
              <w:top w:w="60" w:type="dxa"/>
              <w:left w:w="90" w:type="dxa"/>
              <w:bottom w:w="60" w:type="dxa"/>
              <w:right w:w="105" w:type="dxa"/>
            </w:tcMar>
            <w:vAlign w:val="center"/>
            <w:hideMark/>
          </w:tcPr>
          <w:p w14:paraId="53180EC0" w14:textId="3D710C9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lastRenderedPageBreak/>
              <w:t>0x</w:t>
            </w:r>
            <w:r w:rsidR="00572B42" w:rsidRPr="00B20007">
              <w:rPr>
                <w:b/>
                <w:bCs/>
                <w:color w:val="000000" w:themeColor="text1"/>
              </w:rPr>
              <w:t>2</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5CFAB79C"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Fastopen</w:t>
            </w:r>
            <w:proofErr w:type="spellEnd"/>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1962D00A" w14:textId="77777777" w:rsidR="00572B42" w:rsidRPr="00B20007" w:rsidRDefault="00572B42" w:rsidP="004A5EA3">
            <w:pPr>
              <w:ind w:firstLine="480"/>
              <w:rPr>
                <w:rFonts w:cs="Times New Roman"/>
                <w:color w:val="000000" w:themeColor="text1"/>
              </w:rPr>
            </w:pPr>
          </w:p>
        </w:tc>
        <w:tc>
          <w:tcPr>
            <w:tcW w:w="5298" w:type="dxa"/>
            <w:tcBorders>
              <w:top w:val="single" w:sz="6" w:space="0" w:color="000000"/>
              <w:left w:val="single" w:sz="6" w:space="0" w:color="000000"/>
              <w:bottom w:val="single" w:sz="12" w:space="0" w:color="auto"/>
              <w:right w:val="single" w:sz="12" w:space="0" w:color="000000"/>
            </w:tcBorders>
            <w:tcMar>
              <w:top w:w="60" w:type="dxa"/>
              <w:left w:w="120" w:type="dxa"/>
              <w:bottom w:w="60" w:type="dxa"/>
              <w:right w:w="90" w:type="dxa"/>
            </w:tcMar>
            <w:vAlign w:val="center"/>
            <w:hideMark/>
          </w:tcPr>
          <w:p w14:paraId="7ED3C67A" w14:textId="77777777" w:rsidR="00572B42" w:rsidRPr="00B20007" w:rsidRDefault="00572B42" w:rsidP="004A5EA3">
            <w:pPr>
              <w:ind w:firstLine="400"/>
              <w:rPr>
                <w:rFonts w:eastAsia="Times New Roman" w:cs="Times New Roman"/>
                <w:color w:val="000000" w:themeColor="text1"/>
                <w:sz w:val="20"/>
                <w:szCs w:val="20"/>
              </w:rPr>
            </w:pPr>
          </w:p>
        </w:tc>
      </w:tr>
    </w:tbl>
    <w:p w14:paraId="41690703" w14:textId="419FBA1B" w:rsidR="00572B42" w:rsidRPr="00B20007" w:rsidRDefault="00572B42" w:rsidP="004A5EA3">
      <w:pPr>
        <w:pStyle w:val="af4"/>
        <w:spacing w:before="0" w:beforeAutospacing="0" w:after="0" w:afterAutospacing="0"/>
        <w:ind w:firstLineChars="0" w:firstLine="0"/>
        <w:rPr>
          <w:rFonts w:eastAsia="宋体"/>
          <w:color w:val="000000" w:themeColor="text1"/>
        </w:rPr>
      </w:pPr>
      <w:r w:rsidRPr="00B20007">
        <w:rPr>
          <w:rFonts w:eastAsia="宋体"/>
          <w:b/>
          <w:bCs/>
          <w:color w:val="000000" w:themeColor="text1"/>
        </w:rPr>
        <w:t>报文</w:t>
      </w:r>
      <w:r w:rsidRPr="00B20007">
        <w:rPr>
          <w:b/>
          <w:bCs/>
          <w:color w:val="000000" w:themeColor="text1"/>
        </w:rPr>
        <w:t>VTC_RR1(ID:</w:t>
      </w:r>
      <w:r w:rsidR="007406F6" w:rsidRPr="00B20007">
        <w:rPr>
          <w:b/>
          <w:bCs/>
          <w:color w:val="000000" w:themeColor="text1"/>
        </w:rPr>
        <w:t>0x</w:t>
      </w:r>
      <w:r w:rsidRPr="00B20007">
        <w:rPr>
          <w:b/>
          <w:bCs/>
          <w:color w:val="000000" w:themeColor="text1"/>
        </w:rPr>
        <w:t>161):</w:t>
      </w:r>
    </w:p>
    <w:tbl>
      <w:tblPr>
        <w:tblW w:w="10163" w:type="dxa"/>
        <w:tblLayout w:type="fixed"/>
        <w:tblCellMar>
          <w:top w:w="15" w:type="dxa"/>
          <w:left w:w="15" w:type="dxa"/>
          <w:bottom w:w="15" w:type="dxa"/>
          <w:right w:w="15" w:type="dxa"/>
        </w:tblCellMar>
        <w:tblLook w:val="04A0" w:firstRow="1" w:lastRow="0" w:firstColumn="1" w:lastColumn="0" w:noHBand="0" w:noVBand="1"/>
      </w:tblPr>
      <w:tblGrid>
        <w:gridCol w:w="1686"/>
        <w:gridCol w:w="2977"/>
        <w:gridCol w:w="1663"/>
        <w:gridCol w:w="3837"/>
      </w:tblGrid>
      <w:tr w:rsidR="00BD6618" w:rsidRPr="00B20007" w14:paraId="08C3220E" w14:textId="77777777" w:rsidTr="004A5EA3">
        <w:trPr>
          <w:trHeight w:val="427"/>
        </w:trPr>
        <w:tc>
          <w:tcPr>
            <w:tcW w:w="10163" w:type="dxa"/>
            <w:gridSpan w:val="4"/>
            <w:tcBorders>
              <w:top w:val="single" w:sz="12" w:space="0" w:color="000000"/>
              <w:left w:val="single" w:sz="12" w:space="0" w:color="000000"/>
              <w:bottom w:val="single" w:sz="6" w:space="0" w:color="000000"/>
              <w:right w:val="single" w:sz="12" w:space="0" w:color="000000"/>
            </w:tcBorders>
            <w:tcMar>
              <w:top w:w="60" w:type="dxa"/>
              <w:left w:w="90" w:type="dxa"/>
              <w:bottom w:w="60" w:type="dxa"/>
              <w:right w:w="90" w:type="dxa"/>
            </w:tcMar>
            <w:vAlign w:val="center"/>
            <w:hideMark/>
          </w:tcPr>
          <w:p w14:paraId="753EE42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VTCSystemType_R</w:t>
            </w:r>
            <w:r w:rsidRPr="00B20007">
              <w:rPr>
                <w:rFonts w:eastAsia="宋体"/>
                <w:b/>
                <w:bCs/>
                <w:color w:val="000000" w:themeColor="text1"/>
              </w:rPr>
              <w:t>（右侧扭矩控制器四驱系统类型</w:t>
            </w:r>
            <w:proofErr w:type="spellEnd"/>
            <w:r w:rsidRPr="00B20007">
              <w:rPr>
                <w:rFonts w:eastAsia="宋体"/>
                <w:b/>
                <w:bCs/>
                <w:color w:val="000000" w:themeColor="text1"/>
              </w:rPr>
              <w:t>）</w:t>
            </w:r>
          </w:p>
        </w:tc>
      </w:tr>
      <w:tr w:rsidR="00BD6618" w:rsidRPr="00B20007" w14:paraId="69E78EE7" w14:textId="77777777" w:rsidTr="002F4E5F">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0FE38F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3DD542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CF2E50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5D498E5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597E617" w14:textId="77777777" w:rsidTr="005C0A18">
        <w:trPr>
          <w:trHeight w:val="49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3621D30" w14:textId="2B91A68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06C28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C60C9AC" w14:textId="5CE1EBF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8259A2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Part_Time_2_Speed_RWD</w:t>
            </w:r>
          </w:p>
        </w:tc>
      </w:tr>
      <w:tr w:rsidR="00BD6618" w:rsidRPr="00B20007" w14:paraId="32DEC66A" w14:textId="77777777" w:rsidTr="005C0A18">
        <w:trPr>
          <w:trHeight w:val="750"/>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F630056" w14:textId="072CB30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410A00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Passive_2_Speed_AWD</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CD7527A" w14:textId="0FA4FE2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1B8405C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Active_Single_Speed_FWD</w:t>
            </w:r>
            <w:proofErr w:type="spellEnd"/>
          </w:p>
        </w:tc>
      </w:tr>
      <w:tr w:rsidR="00BD6618" w:rsidRPr="00B20007" w14:paraId="1F02600F" w14:textId="77777777" w:rsidTr="005C0A18">
        <w:trPr>
          <w:trHeight w:val="67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hideMark/>
          </w:tcPr>
          <w:p w14:paraId="276E948B" w14:textId="775A407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58456FA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Active_Single_Speed_RWD</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hideMark/>
          </w:tcPr>
          <w:p w14:paraId="7AD8A391" w14:textId="4F847248"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hideMark/>
          </w:tcPr>
          <w:p w14:paraId="6407EC5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Active_2_Speed_RWD</w:t>
            </w:r>
          </w:p>
        </w:tc>
      </w:tr>
      <w:tr w:rsidR="00BD6618" w:rsidRPr="00B20007" w14:paraId="61F6F7E1" w14:textId="77777777" w:rsidTr="002F4E5F">
        <w:trPr>
          <w:trHeight w:val="615"/>
        </w:trPr>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392BD77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t>信号名称：</w:t>
            </w:r>
            <w:r w:rsidRPr="00B20007">
              <w:rPr>
                <w:b/>
                <w:bCs/>
                <w:color w:val="000000" w:themeColor="text1"/>
              </w:rPr>
              <w:t>VTCCouplingFaultSts_R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故障标志</w:t>
            </w:r>
            <w:proofErr w:type="spellEnd"/>
            <w:r w:rsidRPr="00B20007">
              <w:rPr>
                <w:rFonts w:eastAsia="宋体"/>
                <w:b/>
                <w:bCs/>
                <w:color w:val="000000" w:themeColor="text1"/>
              </w:rPr>
              <w:t>）</w:t>
            </w:r>
          </w:p>
        </w:tc>
      </w:tr>
      <w:tr w:rsidR="00BD6618" w:rsidRPr="00B20007" w14:paraId="218DFAD0" w14:textId="77777777" w:rsidTr="002F4E5F">
        <w:trPr>
          <w:trHeight w:val="288"/>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A905D4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F579E9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F6C2EB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44837B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7DDEB6F4" w14:textId="77777777" w:rsidTr="005C0A18">
        <w:trPr>
          <w:trHeight w:val="615"/>
        </w:trPr>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EDBD228" w14:textId="3A1461F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21A252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00FC366" w14:textId="5971289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7C7FA6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Normal_Operating_Mode</w:t>
            </w:r>
            <w:proofErr w:type="spellEnd"/>
          </w:p>
        </w:tc>
      </w:tr>
      <w:tr w:rsidR="00BD6618" w:rsidRPr="00B20007" w14:paraId="76EEC0B0"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641DB7E8" w14:textId="358FDF8C"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325367E"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Reduced_coupling_functionality</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5A8593D" w14:textId="2229A3B6"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46744E5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Temporary_coupling_failure</w:t>
            </w:r>
            <w:proofErr w:type="spellEnd"/>
          </w:p>
        </w:tc>
      </w:tr>
      <w:tr w:rsidR="00BD6618" w:rsidRPr="00B20007" w14:paraId="63E4E9DF"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06312A7" w14:textId="167E73A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3CF6E1B"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Permanent_coupling_failure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7BFC8B1"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538301B2"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202192DE"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5FECF28A"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VTCCouplingThermWarning_R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过热标志</w:t>
            </w:r>
            <w:proofErr w:type="spellEnd"/>
            <w:r w:rsidRPr="00B20007">
              <w:rPr>
                <w:rFonts w:eastAsia="宋体"/>
                <w:b/>
                <w:bCs/>
                <w:color w:val="000000" w:themeColor="text1"/>
              </w:rPr>
              <w:t>）</w:t>
            </w:r>
          </w:p>
        </w:tc>
      </w:tr>
      <w:tr w:rsidR="00BD6618" w:rsidRPr="00B20007" w14:paraId="03A01075"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30C165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1C27461"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BF7867A"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1EEDCF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2D7006AA"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EA3FD5F" w14:textId="12B24FD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43BE712"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91C9B44" w14:textId="54FD6E6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097D77F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No_coupling_thermal_failsafe</w:t>
            </w:r>
            <w:proofErr w:type="spellEnd"/>
          </w:p>
        </w:tc>
      </w:tr>
      <w:tr w:rsidR="00BD6618" w:rsidRPr="00B20007" w14:paraId="6DF183EA"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DBC699F" w14:textId="6CFFD943"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02CC5A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coupling_thermal_failsafe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0A6E5FD"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2DD20AB5"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77E439EA"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655E90C1" w14:textId="77777777" w:rsidR="00572B42" w:rsidRPr="00B20007" w:rsidRDefault="00572B42" w:rsidP="004A5EA3">
            <w:pPr>
              <w:pStyle w:val="af4"/>
              <w:spacing w:before="0" w:beforeAutospacing="0" w:after="0" w:afterAutospacing="0"/>
              <w:ind w:firstLineChars="0" w:firstLine="0"/>
              <w:rPr>
                <w:rFonts w:eastAsia="宋体"/>
                <w:color w:val="000000" w:themeColor="text1"/>
                <w:lang w:eastAsia="zh-CN"/>
              </w:rPr>
            </w:pPr>
            <w:r w:rsidRPr="00B20007">
              <w:rPr>
                <w:rFonts w:eastAsia="宋体"/>
                <w:b/>
                <w:bCs/>
                <w:color w:val="000000" w:themeColor="text1"/>
                <w:lang w:eastAsia="zh-CN"/>
              </w:rPr>
              <w:t>信号名称：</w:t>
            </w:r>
            <w:proofErr w:type="spellStart"/>
            <w:r w:rsidRPr="00B20007">
              <w:rPr>
                <w:b/>
                <w:bCs/>
                <w:color w:val="000000" w:themeColor="text1"/>
                <w:lang w:eastAsia="zh-CN"/>
              </w:rPr>
              <w:t>VTCDiagLmpReq_R</w:t>
            </w:r>
            <w:proofErr w:type="spellEnd"/>
            <w:r w:rsidRPr="00B20007">
              <w:rPr>
                <w:rFonts w:eastAsia="宋体"/>
                <w:b/>
                <w:bCs/>
                <w:color w:val="000000" w:themeColor="text1"/>
                <w:lang w:eastAsia="zh-CN"/>
              </w:rPr>
              <w:t>（右侧扭矩控制器诊断灯标志）</w:t>
            </w:r>
          </w:p>
        </w:tc>
      </w:tr>
      <w:tr w:rsidR="00BD6618" w:rsidRPr="00B20007" w14:paraId="01D18B65"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98EC53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531791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006A70"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29000BCD"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E5892E4"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EDD65F3" w14:textId="39F94CF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E9D075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92EE926" w14:textId="7F9D233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37B32328"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Lamp_is_not_being_requested</w:t>
            </w:r>
            <w:proofErr w:type="spellEnd"/>
          </w:p>
        </w:tc>
      </w:tr>
      <w:tr w:rsidR="00BD6618" w:rsidRPr="00B20007" w14:paraId="6E470CC2"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7081B1B" w14:textId="0D95B1E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D04B26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Lamp_is_being_requested</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83CD9DB"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017E887E"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32394F1B"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36C15727"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VTCExternalReqIgnored_R</w:t>
            </w:r>
            <w:r w:rsidRPr="00B20007">
              <w:rPr>
                <w:rFonts w:eastAsia="宋体"/>
                <w:b/>
                <w:bCs/>
                <w:color w:val="000000" w:themeColor="text1"/>
              </w:rPr>
              <w:t>（右侧扭矩控制器是否接收外部请求标志</w:t>
            </w:r>
            <w:proofErr w:type="spellEnd"/>
            <w:r w:rsidRPr="00B20007">
              <w:rPr>
                <w:rFonts w:eastAsia="宋体"/>
                <w:b/>
                <w:bCs/>
                <w:color w:val="000000" w:themeColor="text1"/>
              </w:rPr>
              <w:t>）</w:t>
            </w:r>
          </w:p>
        </w:tc>
      </w:tr>
      <w:tr w:rsidR="00BD6618" w:rsidRPr="00B20007" w14:paraId="3581093D"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B9C93C7"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lastRenderedPageBreak/>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0DE126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27412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9EF89A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3DECC91C"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24C48C5" w14:textId="22C2BA30"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33907EB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495A0174" w14:textId="3D29762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1CF6AA37"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External_Requests_being_accepted</w:t>
            </w:r>
            <w:proofErr w:type="spellEnd"/>
          </w:p>
        </w:tc>
      </w:tr>
      <w:tr w:rsidR="00BD6618" w:rsidRPr="00B20007" w14:paraId="6F3F8C48"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FEC1BCD" w14:textId="442870E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FF35F23"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External_Requests_not_being_accepted</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95AF7D"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077A05DC"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2DEE37EF"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73F58B4E"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VTCActuatorFailSts_R</w:t>
            </w:r>
            <w:r w:rsidRPr="00B20007">
              <w:rPr>
                <w:rFonts w:eastAsia="宋体"/>
                <w:b/>
                <w:bCs/>
                <w:color w:val="000000" w:themeColor="text1"/>
              </w:rPr>
              <w:t>（右侧扭矩控制器故障标志</w:t>
            </w:r>
            <w:proofErr w:type="spellEnd"/>
            <w:r w:rsidRPr="00B20007">
              <w:rPr>
                <w:rFonts w:eastAsia="宋体"/>
                <w:b/>
                <w:bCs/>
                <w:color w:val="000000" w:themeColor="text1"/>
              </w:rPr>
              <w:t>）</w:t>
            </w:r>
          </w:p>
        </w:tc>
      </w:tr>
      <w:tr w:rsidR="00BD6618" w:rsidRPr="00B20007" w14:paraId="5AF16CA7"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6E4846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7B7F5D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75F79E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04D42DE5"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2FDEF7D"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7AE220ED" w14:textId="5581BFBA"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016114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9A15091" w14:textId="730EB08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3C9CB5F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r>
      <w:tr w:rsidR="00BD6618" w:rsidRPr="00B20007" w14:paraId="0B413D21"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2D98D0A" w14:textId="3CA02011"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F04916D"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Failure</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D4BBF70"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hideMark/>
          </w:tcPr>
          <w:p w14:paraId="3DFC1869" w14:textId="77777777" w:rsidR="00572B42" w:rsidRPr="00B20007" w:rsidRDefault="00572B42" w:rsidP="004A5EA3">
            <w:pPr>
              <w:ind w:firstLine="400"/>
              <w:rPr>
                <w:rFonts w:eastAsia="Times New Roman" w:cs="Times New Roman"/>
                <w:color w:val="000000" w:themeColor="text1"/>
                <w:sz w:val="20"/>
                <w:szCs w:val="20"/>
              </w:rPr>
            </w:pPr>
          </w:p>
        </w:tc>
      </w:tr>
      <w:tr w:rsidR="00BD6618" w:rsidRPr="00B20007" w14:paraId="11CEC256"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60D2CB51"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VTCAWDOperMod_R</w:t>
            </w:r>
            <w:r w:rsidRPr="00B20007">
              <w:rPr>
                <w:rFonts w:eastAsia="宋体"/>
                <w:b/>
                <w:bCs/>
                <w:color w:val="000000" w:themeColor="text1"/>
              </w:rPr>
              <w:t>（右侧扭矩控制器工作模式</w:t>
            </w:r>
            <w:proofErr w:type="spellEnd"/>
            <w:r w:rsidRPr="00B20007">
              <w:rPr>
                <w:rFonts w:eastAsia="宋体"/>
                <w:b/>
                <w:bCs/>
                <w:color w:val="000000" w:themeColor="text1"/>
              </w:rPr>
              <w:t>）</w:t>
            </w:r>
          </w:p>
        </w:tc>
      </w:tr>
      <w:tr w:rsidR="00BD6618" w:rsidRPr="00B20007" w14:paraId="4E955B61"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440223E6"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128136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97D695B"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7B3F8319"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39630F98"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52DF7779" w14:textId="6A1439C5"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1F731A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337AAB4" w14:textId="0595E8A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99CA496"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System_Fault</w:t>
            </w:r>
            <w:proofErr w:type="spellEnd"/>
          </w:p>
        </w:tc>
      </w:tr>
      <w:tr w:rsidR="00BD6618" w:rsidRPr="00B20007" w14:paraId="50A26ABF"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285A12C9" w14:textId="4FE4282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2</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228F77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Auto1</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4E15782" w14:textId="5D14871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03E70473"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Auto2</w:t>
            </w:r>
          </w:p>
        </w:tc>
      </w:tr>
      <w:tr w:rsidR="00BD6618" w:rsidRPr="00B20007" w14:paraId="072B0F12"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1E5F95B" w14:textId="7B26861F"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4</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E9BD4F9"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Auto3</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B464825" w14:textId="279AF75D"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5</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024AB5BF"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Auto4</w:t>
            </w:r>
          </w:p>
        </w:tc>
      </w:tr>
      <w:tr w:rsidR="00BD6618" w:rsidRPr="00B20007" w14:paraId="585AEC1D"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19EDDF3D" w14:textId="351EFDE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6</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599EC62" w14:textId="715B2DDC"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2H</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tcPr>
          <w:p w14:paraId="0D0E5644" w14:textId="4752B2D8" w:rsidR="00572B42" w:rsidRPr="00B20007" w:rsidRDefault="00572B42" w:rsidP="008B2787">
            <w:pPr>
              <w:pStyle w:val="af4"/>
              <w:spacing w:before="0" w:beforeAutospacing="0" w:after="0" w:afterAutospacing="0"/>
              <w:ind w:firstLineChars="0" w:firstLine="0"/>
              <w:rPr>
                <w:b/>
                <w:bCs/>
                <w:color w:val="000000" w:themeColor="text1"/>
              </w:rPr>
            </w:pP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90" w:type="dxa"/>
            </w:tcMar>
            <w:vAlign w:val="center"/>
          </w:tcPr>
          <w:p w14:paraId="7A1024A6" w14:textId="2B0A5B06" w:rsidR="00572B42" w:rsidRPr="00B20007" w:rsidRDefault="00572B42" w:rsidP="008B2787">
            <w:pPr>
              <w:pStyle w:val="af4"/>
              <w:spacing w:before="0" w:beforeAutospacing="0" w:after="0" w:afterAutospacing="0"/>
              <w:ind w:firstLineChars="0" w:firstLine="0"/>
              <w:rPr>
                <w:b/>
                <w:bCs/>
                <w:color w:val="000000" w:themeColor="text1"/>
              </w:rPr>
            </w:pPr>
          </w:p>
        </w:tc>
      </w:tr>
      <w:tr w:rsidR="00BD6618" w:rsidRPr="00B20007" w14:paraId="13F50D10" w14:textId="77777777" w:rsidTr="002F4E5F">
        <w:tc>
          <w:tcPr>
            <w:tcW w:w="10163" w:type="dxa"/>
            <w:gridSpan w:val="4"/>
            <w:tcBorders>
              <w:top w:val="single" w:sz="6" w:space="0" w:color="000000"/>
              <w:left w:val="single" w:sz="12" w:space="0" w:color="000000"/>
              <w:bottom w:val="single" w:sz="6" w:space="0" w:color="000000"/>
              <w:right w:val="single" w:sz="12" w:space="0" w:color="auto"/>
            </w:tcBorders>
            <w:tcMar>
              <w:top w:w="60" w:type="dxa"/>
              <w:left w:w="90" w:type="dxa"/>
              <w:bottom w:w="60" w:type="dxa"/>
              <w:right w:w="105" w:type="dxa"/>
            </w:tcMar>
            <w:vAlign w:val="center"/>
            <w:hideMark/>
          </w:tcPr>
          <w:p w14:paraId="3320FF75" w14:textId="77777777" w:rsidR="00572B42" w:rsidRPr="00B20007" w:rsidRDefault="00572B42" w:rsidP="004A5EA3">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VTCEstimatedTorque_R</w:t>
            </w:r>
            <w:r w:rsidRPr="00B20007">
              <w:rPr>
                <w:rFonts w:eastAsia="宋体"/>
                <w:b/>
                <w:bCs/>
                <w:color w:val="000000" w:themeColor="text1"/>
              </w:rPr>
              <w:t>（右侧扭矩控制器</w:t>
            </w:r>
            <w:r w:rsidRPr="00B20007">
              <w:rPr>
                <w:b/>
                <w:bCs/>
                <w:color w:val="000000" w:themeColor="text1"/>
              </w:rPr>
              <w:t>Coupling</w:t>
            </w:r>
            <w:r w:rsidRPr="00B20007">
              <w:rPr>
                <w:rFonts w:eastAsia="宋体"/>
                <w:b/>
                <w:bCs/>
                <w:color w:val="000000" w:themeColor="text1"/>
              </w:rPr>
              <w:t>估算扭矩</w:t>
            </w:r>
            <w:proofErr w:type="spellEnd"/>
            <w:r w:rsidRPr="00B20007">
              <w:rPr>
                <w:rFonts w:eastAsia="宋体"/>
                <w:b/>
                <w:bCs/>
                <w:color w:val="000000" w:themeColor="text1"/>
              </w:rPr>
              <w:t>）</w:t>
            </w:r>
          </w:p>
        </w:tc>
      </w:tr>
      <w:tr w:rsidR="00BD6618" w:rsidRPr="00B20007" w14:paraId="621652B5" w14:textId="77777777" w:rsidTr="002F4E5F">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3B02E552"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92451B4"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015F5B3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37"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423ABAA0"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6B534B3F" w14:textId="77777777" w:rsidTr="005C0A18">
        <w:tc>
          <w:tcPr>
            <w:tcW w:w="1686" w:type="dxa"/>
            <w:tcBorders>
              <w:top w:val="single" w:sz="6" w:space="0" w:color="000000"/>
              <w:left w:val="single" w:sz="12" w:space="0" w:color="000000"/>
              <w:bottom w:val="single" w:sz="6" w:space="0" w:color="000000"/>
              <w:right w:val="single" w:sz="6" w:space="0" w:color="000000"/>
            </w:tcBorders>
            <w:tcMar>
              <w:top w:w="60" w:type="dxa"/>
              <w:left w:w="90" w:type="dxa"/>
              <w:bottom w:w="60" w:type="dxa"/>
              <w:right w:w="105" w:type="dxa"/>
            </w:tcMar>
            <w:vAlign w:val="center"/>
            <w:hideMark/>
          </w:tcPr>
          <w:p w14:paraId="0D6FD31B" w14:textId="088AB35B"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0</w:t>
            </w:r>
          </w:p>
        </w:tc>
        <w:tc>
          <w:tcPr>
            <w:tcW w:w="2977"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1602751F"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7753F695" w14:textId="65915CA2"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1-</w:t>
            </w:r>
            <w:r w:rsidRPr="00B20007">
              <w:rPr>
                <w:b/>
                <w:bCs/>
                <w:color w:val="000000" w:themeColor="text1"/>
              </w:rPr>
              <w:t>0x</w:t>
            </w:r>
            <w:r w:rsidR="00572B42" w:rsidRPr="00B20007">
              <w:rPr>
                <w:b/>
                <w:bCs/>
                <w:color w:val="000000" w:themeColor="text1"/>
              </w:rPr>
              <w:t>2EE1</w:t>
            </w:r>
          </w:p>
        </w:tc>
        <w:tc>
          <w:tcPr>
            <w:tcW w:w="3837" w:type="dxa"/>
            <w:tcBorders>
              <w:top w:val="single" w:sz="6" w:space="0" w:color="000000"/>
              <w:left w:val="single" w:sz="6" w:space="0" w:color="000000"/>
              <w:bottom w:val="single" w:sz="6" w:space="0" w:color="000000"/>
              <w:right w:val="single" w:sz="12" w:space="0" w:color="000000"/>
            </w:tcBorders>
            <w:tcMar>
              <w:top w:w="60" w:type="dxa"/>
              <w:left w:w="120" w:type="dxa"/>
              <w:bottom w:w="60" w:type="dxa"/>
              <w:right w:w="90" w:type="dxa"/>
            </w:tcMar>
            <w:vAlign w:val="center"/>
            <w:hideMark/>
          </w:tcPr>
          <w:p w14:paraId="6B27A78A" w14:textId="77777777" w:rsidR="00572B42" w:rsidRPr="00B20007" w:rsidRDefault="00572B42" w:rsidP="004A5EA3">
            <w:pPr>
              <w:pStyle w:val="af4"/>
              <w:spacing w:before="0" w:beforeAutospacing="0" w:after="0" w:afterAutospacing="0"/>
              <w:ind w:firstLineChars="0" w:firstLine="0"/>
              <w:rPr>
                <w:color w:val="000000" w:themeColor="text1"/>
              </w:rPr>
            </w:pPr>
            <w:proofErr w:type="spellStart"/>
            <w:r w:rsidRPr="00B20007">
              <w:rPr>
                <w:b/>
                <w:bCs/>
                <w:color w:val="000000" w:themeColor="text1"/>
              </w:rPr>
              <w:t>Valid_values</w:t>
            </w:r>
            <w:proofErr w:type="spellEnd"/>
          </w:p>
        </w:tc>
      </w:tr>
      <w:tr w:rsidR="00BD6618" w:rsidRPr="00B20007" w14:paraId="4AB2208B" w14:textId="77777777" w:rsidTr="007820E8">
        <w:tc>
          <w:tcPr>
            <w:tcW w:w="1686" w:type="dxa"/>
            <w:tcBorders>
              <w:top w:val="single" w:sz="6" w:space="0" w:color="000000"/>
              <w:left w:val="single" w:sz="12" w:space="0" w:color="000000"/>
              <w:bottom w:val="single" w:sz="12" w:space="0" w:color="auto"/>
              <w:right w:val="single" w:sz="6" w:space="0" w:color="000000"/>
            </w:tcBorders>
            <w:tcMar>
              <w:top w:w="60" w:type="dxa"/>
              <w:left w:w="90" w:type="dxa"/>
              <w:bottom w:w="60" w:type="dxa"/>
              <w:right w:w="105" w:type="dxa"/>
            </w:tcMar>
            <w:vAlign w:val="center"/>
            <w:hideMark/>
          </w:tcPr>
          <w:p w14:paraId="757AA24D" w14:textId="329BA3FE" w:rsidR="00572B42" w:rsidRPr="00B20007" w:rsidRDefault="007406F6" w:rsidP="004A5EA3">
            <w:pPr>
              <w:pStyle w:val="af4"/>
              <w:spacing w:before="0" w:beforeAutospacing="0" w:after="0" w:afterAutospacing="0"/>
              <w:ind w:firstLineChars="0" w:firstLine="0"/>
              <w:rPr>
                <w:color w:val="000000" w:themeColor="text1"/>
              </w:rPr>
            </w:pPr>
            <w:r w:rsidRPr="00B20007">
              <w:rPr>
                <w:b/>
                <w:bCs/>
                <w:color w:val="000000" w:themeColor="text1"/>
              </w:rPr>
              <w:t>0x</w:t>
            </w:r>
            <w:r w:rsidR="00572B42" w:rsidRPr="00B20007">
              <w:rPr>
                <w:b/>
                <w:bCs/>
                <w:color w:val="000000" w:themeColor="text1"/>
              </w:rPr>
              <w:t>3FFF</w:t>
            </w:r>
          </w:p>
        </w:tc>
        <w:tc>
          <w:tcPr>
            <w:tcW w:w="2977"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7CB14BE5" w14:textId="77777777" w:rsidR="00572B42" w:rsidRPr="00B20007" w:rsidRDefault="00572B42" w:rsidP="004A5EA3">
            <w:pPr>
              <w:pStyle w:val="af4"/>
              <w:spacing w:before="0" w:beforeAutospacing="0" w:after="0" w:afterAutospacing="0"/>
              <w:ind w:firstLineChars="0" w:firstLine="0"/>
              <w:rPr>
                <w:color w:val="000000" w:themeColor="text1"/>
              </w:rPr>
            </w:pPr>
            <w:r w:rsidRPr="00B20007">
              <w:rPr>
                <w:b/>
                <w:bCs/>
                <w:color w:val="000000" w:themeColor="text1"/>
              </w:rPr>
              <w:t>Invalid</w:t>
            </w:r>
          </w:p>
        </w:tc>
        <w:tc>
          <w:tcPr>
            <w:tcW w:w="1663"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38B98DFF" w14:textId="77777777" w:rsidR="00572B42" w:rsidRPr="00B20007" w:rsidRDefault="00572B42" w:rsidP="004A5EA3">
            <w:pPr>
              <w:ind w:firstLine="480"/>
              <w:rPr>
                <w:rFonts w:cs="Times New Roman"/>
                <w:color w:val="000000" w:themeColor="text1"/>
              </w:rPr>
            </w:pPr>
          </w:p>
        </w:tc>
        <w:tc>
          <w:tcPr>
            <w:tcW w:w="3837" w:type="dxa"/>
            <w:tcBorders>
              <w:top w:val="single" w:sz="6" w:space="0" w:color="000000"/>
              <w:left w:val="single" w:sz="6" w:space="0" w:color="000000"/>
              <w:bottom w:val="single" w:sz="12" w:space="0" w:color="auto"/>
              <w:right w:val="single" w:sz="12" w:space="0" w:color="000000"/>
            </w:tcBorders>
            <w:tcMar>
              <w:top w:w="60" w:type="dxa"/>
              <w:left w:w="120" w:type="dxa"/>
              <w:bottom w:w="60" w:type="dxa"/>
              <w:right w:w="90" w:type="dxa"/>
            </w:tcMar>
            <w:vAlign w:val="center"/>
            <w:hideMark/>
          </w:tcPr>
          <w:p w14:paraId="41894894" w14:textId="77777777" w:rsidR="00572B42" w:rsidRPr="00B20007" w:rsidRDefault="00572B42" w:rsidP="004A5EA3">
            <w:pPr>
              <w:ind w:firstLine="400"/>
              <w:rPr>
                <w:rFonts w:eastAsia="Times New Roman" w:cs="Times New Roman"/>
                <w:color w:val="000000" w:themeColor="text1"/>
                <w:sz w:val="20"/>
                <w:szCs w:val="20"/>
              </w:rPr>
            </w:pPr>
          </w:p>
        </w:tc>
      </w:tr>
    </w:tbl>
    <w:p w14:paraId="7B8A04C4" w14:textId="4B655151" w:rsidR="008B5753" w:rsidRPr="00B20007" w:rsidRDefault="008B5753" w:rsidP="007B5280">
      <w:pPr>
        <w:ind w:firstLine="482"/>
        <w:jc w:val="left"/>
        <w:rPr>
          <w:rFonts w:cs="Times New Roman"/>
          <w:b/>
          <w:bCs/>
          <w:color w:val="000000" w:themeColor="text1"/>
          <w:szCs w:val="20"/>
        </w:rPr>
      </w:pPr>
    </w:p>
    <w:p w14:paraId="4A7F92C4" w14:textId="3BF098F4" w:rsidR="00212175" w:rsidRPr="00B20007" w:rsidRDefault="00212175" w:rsidP="00A31879">
      <w:pPr>
        <w:pStyle w:val="13"/>
        <w:spacing w:after="0" w:afterAutospacing="0" w:line="360" w:lineRule="auto"/>
        <w:ind w:firstLineChars="0"/>
        <w:rPr>
          <w:rFonts w:cs="Times New Roman"/>
          <w:color w:val="000000" w:themeColor="text1"/>
          <w:lang w:eastAsia="zh-CN"/>
        </w:rPr>
      </w:pPr>
      <w:bookmarkStart w:id="9" w:name="_Toc237853543"/>
      <w:r w:rsidRPr="00B20007">
        <w:rPr>
          <w:rFonts w:cs="Times New Roman"/>
          <w:color w:val="000000" w:themeColor="text1"/>
          <w:lang w:eastAsia="zh-CN"/>
        </w:rPr>
        <w:t>4.</w:t>
      </w:r>
      <w:r w:rsidRPr="00B20007">
        <w:rPr>
          <w:rFonts w:cs="Times New Roman"/>
          <w:color w:val="000000" w:themeColor="text1"/>
          <w:lang w:eastAsia="zh-CN"/>
        </w:rPr>
        <w:t>功能策略</w:t>
      </w:r>
      <w:bookmarkEnd w:id="9"/>
    </w:p>
    <w:p w14:paraId="3E2AA06A" w14:textId="2060852E" w:rsidR="00455045" w:rsidRPr="00B20007" w:rsidRDefault="00212175" w:rsidP="00A31879">
      <w:pPr>
        <w:pStyle w:val="3"/>
        <w:spacing w:before="0" w:after="0" w:line="312" w:lineRule="auto"/>
        <w:ind w:firstLineChars="0" w:firstLine="0"/>
        <w:rPr>
          <w:rFonts w:cs="Times New Roman"/>
          <w:color w:val="000000" w:themeColor="text1"/>
          <w:sz w:val="21"/>
          <w:szCs w:val="21"/>
        </w:rPr>
      </w:pPr>
      <w:bookmarkStart w:id="10" w:name="_Toc237853544"/>
      <w:r w:rsidRPr="00B20007">
        <w:rPr>
          <w:rFonts w:cs="Times New Roman"/>
          <w:color w:val="000000" w:themeColor="text1"/>
          <w:sz w:val="21"/>
          <w:szCs w:val="21"/>
        </w:rPr>
        <w:t>4.1</w:t>
      </w:r>
      <w:r w:rsidR="00455045" w:rsidRPr="00B20007">
        <w:rPr>
          <w:rFonts w:cs="Times New Roman"/>
          <w:color w:val="000000" w:themeColor="text1"/>
          <w:sz w:val="21"/>
          <w:szCs w:val="21"/>
        </w:rPr>
        <w:t xml:space="preserve"> </w:t>
      </w:r>
      <w:r w:rsidR="005C7146" w:rsidRPr="00B20007">
        <w:rPr>
          <w:rFonts w:cs="Times New Roman"/>
          <w:color w:val="000000" w:themeColor="text1"/>
          <w:sz w:val="21"/>
          <w:szCs w:val="21"/>
        </w:rPr>
        <w:t>四驱功能</w:t>
      </w:r>
      <w:bookmarkEnd w:id="10"/>
    </w:p>
    <w:p w14:paraId="7EAC9705" w14:textId="2C35F6DA" w:rsidR="00455045" w:rsidRPr="00B20007" w:rsidRDefault="00455045" w:rsidP="00455045">
      <w:pPr>
        <w:spacing w:line="480" w:lineRule="exact"/>
        <w:ind w:firstLine="480"/>
        <w:rPr>
          <w:rFonts w:cs="Times New Roman"/>
          <w:color w:val="000000" w:themeColor="text1"/>
        </w:rPr>
      </w:pPr>
      <w:del w:id="17" w:author="Cursor技术评审" w:date="2026-09-14T10:53:04+00:00">
        <w:r>
          <w:delText>根据车辆驾驶模式匹配不同的扭矩输出基准（初步规划5个模式）。并在此基础上根据车辆状态对左右轮扭矩进行实时动态分配，实现矢量控制。</w:delText>
        </w:r>
      </w:del>
      <w:ins w:id="18" w:author="Cursor技术评审" w:date="2026-09-14T10:53:04+00:00">
        <w:r>
          <w:t>驾驶模式用于选择后轴基础扭矩容量、最大允许扭矩容量、扭矩变化率及横摆/牵引控制标定组。经批准的功能主控制器应在模式、热状态、故障状态和执行器能力约束内计算左右目标扭矩，不得仅根据离合器压紧百分比直接判定实际轮端扭矩。</w:t>
        </w:r>
      </w:ins>
    </w:p>
    <w:p w14:paraId="74C3F7D1" w14:textId="41356137" w:rsidR="00A8348C" w:rsidRPr="00B20007" w:rsidRDefault="00A8348C" w:rsidP="00A8348C">
      <w:pPr>
        <w:widowControl/>
        <w:ind w:firstLine="480"/>
        <w:jc w:val="left"/>
        <w:rPr>
          <w:rFonts w:eastAsia="宋体" w:cs="Times New Roman"/>
          <w:color w:val="000000" w:themeColor="text1"/>
          <w:kern w:val="0"/>
          <w:szCs w:val="24"/>
        </w:rPr>
      </w:pPr>
      <w:del w:id="19" w:author="Cursor技术评审" w:date="2026-09-14T10:53:04+00:00">
        <w:r>
          <w:delText>扭矩矢量控制器接收ESP2 (Message ID:0x145)发送的地形模式请求信号，并根据该请求信号的值划分为5个模式，分别为Auto 1、Auto 2、Auto 3、Auto 4以及2H，通过Message ID:0x251发送报文供执行控制器判断，其左右离合器压紧程度为离合器最大容量百分比。其中在Auto 2、Auto 3、Auto 4三种驾驶模式下有基础扭矩，占离合器单侧扭矩容量15%(可标定)，车辆运行过程中如遇过弯、打滑可根据实际情况调节两侧离合器压紧力至该模式下的最大压紧力，具体如下表所示：</w:delText>
        </w:r>
      </w:del>
      <w:ins w:id="20" w:author="Cursor技术评审" w:date="2026-09-14T10:53:04+00:00">
        <w:r>
          <w:t>经批准的功能主控制器接收ESP2（Message ID: 0x145）发送的驾驶模式信号【正式信号名及语义待DBC确认】，并将有效驾驶模式映射为Auto1、Auto2、Auto3、Auto4或2H，通过TOD1（Message ID: 0x251）发布已达成模式。Auto2～Auto4的基础值和最大值为初始归一化标定，不代表实际压紧力或轮端扭矩；软件实施前必须由供应商提供的离合器扭矩容量模型换算为N·m，并完成机械、热和整车试验确认。</w:t>
        </w:r>
      </w:ins>
    </w:p>
    <w:tbl>
      <w:tblPr>
        <w:tblStyle w:val="aa"/>
        <w:tblW w:w="10343" w:type="dxa"/>
        <w:tblLook w:val="04A0" w:firstRow="1" w:lastRow="0" w:firstColumn="1" w:lastColumn="0" w:noHBand="0" w:noVBand="1"/>
      </w:tblPr>
      <w:tblGrid>
        <w:gridCol w:w="1118"/>
        <w:gridCol w:w="2443"/>
        <w:gridCol w:w="1044"/>
        <w:gridCol w:w="1829"/>
        <w:gridCol w:w="914"/>
        <w:gridCol w:w="1590"/>
        <w:gridCol w:w="1405"/>
      </w:tblGrid>
      <w:tr w:rsidR="00BD6618" w:rsidRPr="00B20007" w14:paraId="2120AAAA" w14:textId="77777777" w:rsidTr="007571B3">
        <w:trPr>
          <w:trHeight w:val="597"/>
        </w:trPr>
        <w:tc>
          <w:tcPr>
            <w:tcW w:w="1118" w:type="dxa"/>
            <w:vMerge w:val="restart"/>
            <w:vAlign w:val="center"/>
          </w:tcPr>
          <w:p w14:paraId="3F48EA8C" w14:textId="533C5692"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地形模式</w:t>
            </w:r>
          </w:p>
        </w:tc>
        <w:tc>
          <w:tcPr>
            <w:tcW w:w="3487" w:type="dxa"/>
            <w:gridSpan w:val="2"/>
            <w:vAlign w:val="center"/>
          </w:tcPr>
          <w:p w14:paraId="75D7EC71" w14:textId="2FCDD652"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ESP</w:t>
            </w:r>
            <w:r w:rsidRPr="00B20007">
              <w:rPr>
                <w:rFonts w:cs="Times New Roman"/>
                <w:noProof/>
                <w:color w:val="000000" w:themeColor="text1"/>
                <w:kern w:val="0"/>
              </w:rPr>
              <w:t>地形模式请求</w:t>
            </w:r>
          </w:p>
        </w:tc>
        <w:tc>
          <w:tcPr>
            <w:tcW w:w="2743" w:type="dxa"/>
            <w:gridSpan w:val="2"/>
            <w:vAlign w:val="center"/>
          </w:tcPr>
          <w:p w14:paraId="701D19BA" w14:textId="29BAD51E" w:rsidR="000B232E" w:rsidRPr="00B20007" w:rsidRDefault="000B232E" w:rsidP="005D36B8">
            <w:pPr>
              <w:spacing w:line="480" w:lineRule="exact"/>
              <w:ind w:firstLineChars="0" w:firstLine="0"/>
              <w:jc w:val="center"/>
              <w:rPr>
                <w:rFonts w:cs="Times New Roman"/>
                <w:noProof/>
                <w:color w:val="000000" w:themeColor="text1"/>
                <w:kern w:val="0"/>
              </w:rPr>
            </w:pPr>
            <w:r w:rsidRPr="00B20007">
              <w:rPr>
                <w:rFonts w:cs="Times New Roman"/>
                <w:noProof/>
                <w:color w:val="000000" w:themeColor="text1"/>
                <w:kern w:val="0"/>
              </w:rPr>
              <w:t>矢量模式状态信号</w:t>
            </w:r>
          </w:p>
        </w:tc>
        <w:tc>
          <w:tcPr>
            <w:tcW w:w="1590" w:type="dxa"/>
            <w:vMerge w:val="restart"/>
            <w:vAlign w:val="center"/>
          </w:tcPr>
          <w:p w14:paraId="6B5ADEB7" w14:textId="3ACFB389" w:rsidR="000B232E" w:rsidRPr="00B20007" w:rsidRDefault="000B232E" w:rsidP="005D36B8">
            <w:pPr>
              <w:spacing w:line="480" w:lineRule="exact"/>
              <w:ind w:firstLineChars="0" w:firstLine="0"/>
              <w:jc w:val="center"/>
              <w:rPr>
                <w:rFonts w:cs="Times New Roman"/>
                <w:noProof/>
                <w:color w:val="000000" w:themeColor="text1"/>
                <w:kern w:val="0"/>
              </w:rPr>
            </w:pPr>
            <w:del w:id="155" w:author="Cursor技术评审" w:date="2026-09-14T10:53:04+00:00">
              <w:r>
                <w:delText>左离合器夹紧程度（Max）</w:delText>
              </w:r>
            </w:del>
            <w:ins w:id="156" w:author="Cursor技术评审" w:date="2026-09-14T10:53:04+00:00">
              <w:r>
                <w:t>左离合器归一化扭矩容量上限（初始标定）</w:t>
              </w:r>
            </w:ins>
          </w:p>
        </w:tc>
        <w:tc>
          <w:tcPr>
            <w:tcW w:w="1405" w:type="dxa"/>
            <w:vMerge w:val="restart"/>
            <w:vAlign w:val="center"/>
          </w:tcPr>
          <w:p w14:paraId="181EF4DD" w14:textId="27ECC800" w:rsidR="000B232E" w:rsidRPr="00B20007" w:rsidRDefault="000B232E" w:rsidP="005D36B8">
            <w:pPr>
              <w:spacing w:line="480" w:lineRule="exact"/>
              <w:ind w:firstLineChars="0" w:firstLine="0"/>
              <w:jc w:val="center"/>
              <w:rPr>
                <w:rFonts w:cs="Times New Roman"/>
                <w:noProof/>
                <w:color w:val="000000" w:themeColor="text1"/>
                <w:kern w:val="0"/>
              </w:rPr>
            </w:pPr>
            <w:del w:id="157" w:author="Cursor技术评审" w:date="2026-09-14T10:53:04+00:00">
              <w:r>
                <w:delText>右离合器夹紧程度（Max）</w:delText>
              </w:r>
            </w:del>
            <w:ins w:id="158" w:author="Cursor技术评审" w:date="2026-09-14T10:53:04+00:00">
              <w:r>
                <w:t>右离合器归一化扭矩容量上限（初始标定）</w:t>
              </w:r>
            </w:ins>
          </w:p>
        </w:tc>
      </w:tr>
      <w:tr w:rsidR="00BD6618" w:rsidRPr="00B20007" w14:paraId="1C589921" w14:textId="77777777" w:rsidTr="007571B3">
        <w:trPr>
          <w:trHeight w:val="597"/>
        </w:trPr>
        <w:tc>
          <w:tcPr>
            <w:tcW w:w="1118" w:type="dxa"/>
            <w:vMerge/>
          </w:tcPr>
          <w:p w14:paraId="7F2F38ED" w14:textId="77777777" w:rsidR="000B232E" w:rsidRPr="00B20007" w:rsidRDefault="000B232E" w:rsidP="005D36B8">
            <w:pPr>
              <w:spacing w:line="480" w:lineRule="exact"/>
              <w:ind w:firstLineChars="0" w:firstLine="0"/>
              <w:rPr>
                <w:rFonts w:cs="Times New Roman"/>
                <w:noProof/>
                <w:color w:val="000000" w:themeColor="text1"/>
                <w:kern w:val="0"/>
              </w:rPr>
            </w:pPr>
          </w:p>
        </w:tc>
        <w:tc>
          <w:tcPr>
            <w:tcW w:w="2443" w:type="dxa"/>
          </w:tcPr>
          <w:p w14:paraId="425BE261" w14:textId="2C175FFD"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DrivingModeReq_ESP</w:t>
            </w:r>
          </w:p>
        </w:tc>
        <w:tc>
          <w:tcPr>
            <w:tcW w:w="1044" w:type="dxa"/>
          </w:tcPr>
          <w:p w14:paraId="51A7E61E" w14:textId="6C10759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信号值</w:t>
            </w:r>
          </w:p>
        </w:tc>
        <w:tc>
          <w:tcPr>
            <w:tcW w:w="1829" w:type="dxa"/>
          </w:tcPr>
          <w:p w14:paraId="5C73312D" w14:textId="21EDBBF1"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AWDOperMode</w:t>
            </w:r>
          </w:p>
        </w:tc>
        <w:tc>
          <w:tcPr>
            <w:tcW w:w="914" w:type="dxa"/>
          </w:tcPr>
          <w:p w14:paraId="32099183" w14:textId="6CD4AB69"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信号值</w:t>
            </w:r>
          </w:p>
        </w:tc>
        <w:tc>
          <w:tcPr>
            <w:tcW w:w="1590" w:type="dxa"/>
            <w:vMerge/>
          </w:tcPr>
          <w:p w14:paraId="3133E23E" w14:textId="2770EB8F" w:rsidR="000B232E" w:rsidRPr="00B20007" w:rsidRDefault="000B232E" w:rsidP="005D36B8">
            <w:pPr>
              <w:spacing w:line="480" w:lineRule="exact"/>
              <w:ind w:firstLineChars="0" w:firstLine="0"/>
              <w:rPr>
                <w:rFonts w:cs="Times New Roman"/>
                <w:noProof/>
                <w:color w:val="000000" w:themeColor="text1"/>
                <w:kern w:val="0"/>
              </w:rPr>
            </w:pPr>
          </w:p>
        </w:tc>
        <w:tc>
          <w:tcPr>
            <w:tcW w:w="1405" w:type="dxa"/>
            <w:vMerge/>
          </w:tcPr>
          <w:p w14:paraId="2E7B3A18" w14:textId="77777777" w:rsidR="000B232E" w:rsidRPr="00B20007" w:rsidRDefault="000B232E" w:rsidP="005D36B8">
            <w:pPr>
              <w:spacing w:line="480" w:lineRule="exact"/>
              <w:ind w:firstLineChars="0" w:firstLine="0"/>
              <w:rPr>
                <w:rFonts w:cs="Times New Roman"/>
                <w:noProof/>
                <w:color w:val="000000" w:themeColor="text1"/>
                <w:kern w:val="0"/>
              </w:rPr>
            </w:pPr>
          </w:p>
        </w:tc>
      </w:tr>
      <w:tr w:rsidR="00BD6618" w:rsidRPr="00B20007" w14:paraId="6F03734D" w14:textId="77777777" w:rsidTr="007571B3">
        <w:trPr>
          <w:trHeight w:val="693"/>
        </w:trPr>
        <w:tc>
          <w:tcPr>
            <w:tcW w:w="1118" w:type="dxa"/>
          </w:tcPr>
          <w:p w14:paraId="7D400A34" w14:textId="3BCF0EE6"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标准</w:t>
            </w:r>
          </w:p>
        </w:tc>
        <w:tc>
          <w:tcPr>
            <w:tcW w:w="2443" w:type="dxa"/>
          </w:tcPr>
          <w:p w14:paraId="66D2ECBE" w14:textId="2B8DD348"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Standard</w:t>
            </w:r>
          </w:p>
        </w:tc>
        <w:tc>
          <w:tcPr>
            <w:tcW w:w="1044" w:type="dxa"/>
          </w:tcPr>
          <w:p w14:paraId="6754CF77" w14:textId="4C9C7E48"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w:t>
            </w:r>
          </w:p>
        </w:tc>
        <w:tc>
          <w:tcPr>
            <w:tcW w:w="1829" w:type="dxa"/>
          </w:tcPr>
          <w:p w14:paraId="0C775C0F" w14:textId="741111FE" w:rsidR="000B232E" w:rsidRPr="00B20007" w:rsidRDefault="000B232E" w:rsidP="008B2787">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w:t>
            </w:r>
            <w:r w:rsidR="008B2787" w:rsidRPr="00B20007">
              <w:rPr>
                <w:rFonts w:cs="Times New Roman"/>
                <w:noProof/>
                <w:color w:val="000000" w:themeColor="text1"/>
                <w:kern w:val="0"/>
              </w:rPr>
              <w:t>2</w:t>
            </w:r>
          </w:p>
        </w:tc>
        <w:tc>
          <w:tcPr>
            <w:tcW w:w="914" w:type="dxa"/>
          </w:tcPr>
          <w:p w14:paraId="4C242A87" w14:textId="2A302729" w:rsidR="000B232E" w:rsidRPr="00B20007" w:rsidRDefault="007406F6" w:rsidP="008B2787">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8B2787" w:rsidRPr="00B20007">
              <w:rPr>
                <w:rFonts w:cs="Times New Roman"/>
                <w:noProof/>
                <w:color w:val="000000" w:themeColor="text1"/>
                <w:kern w:val="0"/>
              </w:rPr>
              <w:t>3</w:t>
            </w:r>
          </w:p>
        </w:tc>
        <w:tc>
          <w:tcPr>
            <w:tcW w:w="1590" w:type="dxa"/>
          </w:tcPr>
          <w:p w14:paraId="1CD473EA" w14:textId="04DA6BD1" w:rsidR="000B232E" w:rsidRPr="00B20007" w:rsidRDefault="008B2787"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w:t>
            </w:r>
            <w:r w:rsidR="00A751DB" w:rsidRPr="00B20007">
              <w:rPr>
                <w:rFonts w:cs="Times New Roman"/>
                <w:noProof/>
                <w:color w:val="000000" w:themeColor="text1"/>
                <w:kern w:val="0"/>
              </w:rPr>
              <w:t>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1D6F97C6" w14:textId="24A49C00" w:rsidR="000B232E" w:rsidRPr="00B20007" w:rsidRDefault="008B2787"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w:t>
            </w:r>
            <w:r w:rsidR="00A751DB" w:rsidRPr="00B20007">
              <w:rPr>
                <w:rFonts w:cs="Times New Roman"/>
                <w:noProof/>
                <w:color w:val="000000" w:themeColor="text1"/>
                <w:kern w:val="0"/>
              </w:rPr>
              <w:t>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4E7313DB" w14:textId="77777777" w:rsidTr="007571B3">
        <w:trPr>
          <w:trHeight w:val="527"/>
        </w:trPr>
        <w:tc>
          <w:tcPr>
            <w:tcW w:w="1118" w:type="dxa"/>
          </w:tcPr>
          <w:p w14:paraId="726B3646" w14:textId="0C1875E8"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运动</w:t>
            </w:r>
          </w:p>
        </w:tc>
        <w:tc>
          <w:tcPr>
            <w:tcW w:w="2443" w:type="dxa"/>
          </w:tcPr>
          <w:p w14:paraId="2852CAFC" w14:textId="09794021"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Sport</w:t>
            </w:r>
          </w:p>
        </w:tc>
        <w:tc>
          <w:tcPr>
            <w:tcW w:w="1044" w:type="dxa"/>
          </w:tcPr>
          <w:p w14:paraId="367571B9" w14:textId="0454F16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2</w:t>
            </w:r>
          </w:p>
        </w:tc>
        <w:tc>
          <w:tcPr>
            <w:tcW w:w="1829" w:type="dxa"/>
          </w:tcPr>
          <w:p w14:paraId="3438FB41" w14:textId="104C1C8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3021D2D2" w14:textId="0A7F737C"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160E0B73" w14:textId="49535F1F"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33DA0389" w14:textId="07EA47A0"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2A405DA4" w14:textId="77777777" w:rsidTr="007571B3">
        <w:trPr>
          <w:trHeight w:val="607"/>
        </w:trPr>
        <w:tc>
          <w:tcPr>
            <w:tcW w:w="1118" w:type="dxa"/>
          </w:tcPr>
          <w:p w14:paraId="2FCDA475" w14:textId="63FC2712"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雪地</w:t>
            </w:r>
          </w:p>
        </w:tc>
        <w:tc>
          <w:tcPr>
            <w:tcW w:w="2443" w:type="dxa"/>
          </w:tcPr>
          <w:p w14:paraId="7DF50A60" w14:textId="6D181B7E"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Snow</w:t>
            </w:r>
          </w:p>
        </w:tc>
        <w:tc>
          <w:tcPr>
            <w:tcW w:w="1044" w:type="dxa"/>
          </w:tcPr>
          <w:p w14:paraId="44747BB4" w14:textId="3AC7D4A4"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3</w:t>
            </w:r>
          </w:p>
        </w:tc>
        <w:tc>
          <w:tcPr>
            <w:tcW w:w="1829" w:type="dxa"/>
          </w:tcPr>
          <w:p w14:paraId="213F7F0B" w14:textId="4C8F0282"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Auto2</w:t>
            </w:r>
          </w:p>
        </w:tc>
        <w:tc>
          <w:tcPr>
            <w:tcW w:w="914" w:type="dxa"/>
          </w:tcPr>
          <w:p w14:paraId="7A35461A" w14:textId="5E501E6F"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3</w:t>
            </w:r>
          </w:p>
        </w:tc>
        <w:tc>
          <w:tcPr>
            <w:tcW w:w="1590" w:type="dxa"/>
          </w:tcPr>
          <w:p w14:paraId="7F2AE58E" w14:textId="0DAA12D4"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2BB57C9C" w14:textId="4F64855B"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35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68E99EFA" w14:textId="77777777" w:rsidTr="007571B3">
        <w:trPr>
          <w:trHeight w:val="597"/>
        </w:trPr>
        <w:tc>
          <w:tcPr>
            <w:tcW w:w="1118" w:type="dxa"/>
          </w:tcPr>
          <w:p w14:paraId="270F05B0" w14:textId="7F33B151"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泥地</w:t>
            </w:r>
          </w:p>
        </w:tc>
        <w:tc>
          <w:tcPr>
            <w:tcW w:w="2443" w:type="dxa"/>
          </w:tcPr>
          <w:p w14:paraId="065A07C9" w14:textId="4A636054"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Deep Mud</w:t>
            </w:r>
          </w:p>
        </w:tc>
        <w:tc>
          <w:tcPr>
            <w:tcW w:w="1044" w:type="dxa"/>
          </w:tcPr>
          <w:p w14:paraId="46E94B23" w14:textId="6A4196CC"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829" w:type="dxa"/>
          </w:tcPr>
          <w:p w14:paraId="4EAFEE0A" w14:textId="3B7CDF1B"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76022AE1" w14:textId="342646A0"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7EF4627D" w14:textId="5E5CC1E8"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00736161" w14:textId="2787D6EC"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2A168666" w14:textId="77777777" w:rsidTr="007571B3">
        <w:trPr>
          <w:trHeight w:val="520"/>
        </w:trPr>
        <w:tc>
          <w:tcPr>
            <w:tcW w:w="1118" w:type="dxa"/>
          </w:tcPr>
          <w:p w14:paraId="025535D2" w14:textId="21E51E2D"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沙地</w:t>
            </w:r>
          </w:p>
        </w:tc>
        <w:tc>
          <w:tcPr>
            <w:tcW w:w="2443" w:type="dxa"/>
          </w:tcPr>
          <w:p w14:paraId="472E3104" w14:textId="45D96BE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Soft Sand</w:t>
            </w:r>
          </w:p>
        </w:tc>
        <w:tc>
          <w:tcPr>
            <w:tcW w:w="1044" w:type="dxa"/>
          </w:tcPr>
          <w:p w14:paraId="65735F7B" w14:textId="59FED0AA"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7</w:t>
            </w:r>
          </w:p>
        </w:tc>
        <w:tc>
          <w:tcPr>
            <w:tcW w:w="1829" w:type="dxa"/>
          </w:tcPr>
          <w:p w14:paraId="4F90CD8A" w14:textId="3AB565CD"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7CE3B417" w14:textId="21BB2DFB"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19FE7995" w14:textId="214CD5F5"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528AF6C3" w14:textId="1BB8D0A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5EE67A89" w14:textId="77777777" w:rsidTr="007571B3">
        <w:trPr>
          <w:trHeight w:val="597"/>
        </w:trPr>
        <w:tc>
          <w:tcPr>
            <w:tcW w:w="1118" w:type="dxa"/>
          </w:tcPr>
          <w:p w14:paraId="3D2ECF3F" w14:textId="594D1A70"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越野</w:t>
            </w:r>
          </w:p>
        </w:tc>
        <w:tc>
          <w:tcPr>
            <w:tcW w:w="2443" w:type="dxa"/>
          </w:tcPr>
          <w:p w14:paraId="785F075B" w14:textId="64543142"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Off Road</w:t>
            </w:r>
          </w:p>
        </w:tc>
        <w:tc>
          <w:tcPr>
            <w:tcW w:w="1044" w:type="dxa"/>
          </w:tcPr>
          <w:p w14:paraId="5589A46E" w14:textId="34234291"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D</w:t>
            </w:r>
          </w:p>
        </w:tc>
        <w:tc>
          <w:tcPr>
            <w:tcW w:w="1829" w:type="dxa"/>
          </w:tcPr>
          <w:p w14:paraId="444E984D" w14:textId="51E95679"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57A59E6B" w14:textId="4CACBFA9"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5</w:t>
            </w:r>
          </w:p>
        </w:tc>
        <w:tc>
          <w:tcPr>
            <w:tcW w:w="1590" w:type="dxa"/>
          </w:tcPr>
          <w:p w14:paraId="47D175B5" w14:textId="1C29566F"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499D8814" w14:textId="78E5A9E7" w:rsidR="000B232E"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67B5BA1B" w14:textId="77777777" w:rsidTr="007571B3">
        <w:trPr>
          <w:trHeight w:val="597"/>
        </w:trPr>
        <w:tc>
          <w:tcPr>
            <w:tcW w:w="1118" w:type="dxa"/>
          </w:tcPr>
          <w:p w14:paraId="4AF7C511" w14:textId="0C6E6811"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经济</w:t>
            </w:r>
          </w:p>
        </w:tc>
        <w:tc>
          <w:tcPr>
            <w:tcW w:w="2443" w:type="dxa"/>
          </w:tcPr>
          <w:p w14:paraId="4D69DEBE" w14:textId="3C7399A3"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Economic</w:t>
            </w:r>
          </w:p>
        </w:tc>
        <w:tc>
          <w:tcPr>
            <w:tcW w:w="1044" w:type="dxa"/>
          </w:tcPr>
          <w:p w14:paraId="72F32B01" w14:textId="620D4B09"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A</w:t>
            </w:r>
          </w:p>
        </w:tc>
        <w:tc>
          <w:tcPr>
            <w:tcW w:w="1829" w:type="dxa"/>
          </w:tcPr>
          <w:p w14:paraId="20A4A357" w14:textId="4647AC0A"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2H</w:t>
            </w:r>
          </w:p>
        </w:tc>
        <w:tc>
          <w:tcPr>
            <w:tcW w:w="914" w:type="dxa"/>
          </w:tcPr>
          <w:p w14:paraId="363D6729" w14:textId="4CB16CCF"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6</w:t>
            </w:r>
          </w:p>
        </w:tc>
        <w:tc>
          <w:tcPr>
            <w:tcW w:w="1590" w:type="dxa"/>
          </w:tcPr>
          <w:p w14:paraId="1E4FFB37" w14:textId="653F9E46"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w:t>
            </w:r>
          </w:p>
        </w:tc>
        <w:tc>
          <w:tcPr>
            <w:tcW w:w="1405" w:type="dxa"/>
          </w:tcPr>
          <w:p w14:paraId="7D651EE1" w14:textId="4533EDC9"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w:t>
            </w:r>
          </w:p>
        </w:tc>
      </w:tr>
      <w:tr w:rsidR="00BD6618" w:rsidRPr="00B20007" w14:paraId="39D38A9C" w14:textId="77777777" w:rsidTr="007571B3">
        <w:trPr>
          <w:trHeight w:val="578"/>
        </w:trPr>
        <w:tc>
          <w:tcPr>
            <w:tcW w:w="1118" w:type="dxa"/>
          </w:tcPr>
          <w:p w14:paraId="4DF2FA44" w14:textId="03DF1171"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狂暴</w:t>
            </w:r>
          </w:p>
        </w:tc>
        <w:tc>
          <w:tcPr>
            <w:tcW w:w="2443" w:type="dxa"/>
          </w:tcPr>
          <w:p w14:paraId="2E4B08FE" w14:textId="7A6AD3F6"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Turbo</w:t>
            </w:r>
          </w:p>
        </w:tc>
        <w:tc>
          <w:tcPr>
            <w:tcW w:w="1044" w:type="dxa"/>
          </w:tcPr>
          <w:p w14:paraId="3CA3FB2B" w14:textId="45DFD7C5"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19</w:t>
            </w:r>
          </w:p>
        </w:tc>
        <w:tc>
          <w:tcPr>
            <w:tcW w:w="1829" w:type="dxa"/>
          </w:tcPr>
          <w:p w14:paraId="12A4DDB0" w14:textId="7F8AB512"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07A7FB9A" w14:textId="4A80402D"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7D77D3D9" w14:textId="1A4AF7A7"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7907212B" w14:textId="5BF80BCE"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26AE5282" w14:textId="77777777" w:rsidTr="007571B3">
        <w:trPr>
          <w:trHeight w:val="597"/>
        </w:trPr>
        <w:tc>
          <w:tcPr>
            <w:tcW w:w="1118" w:type="dxa"/>
          </w:tcPr>
          <w:p w14:paraId="2E4C6296" w14:textId="5A133B56"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赛道</w:t>
            </w:r>
          </w:p>
        </w:tc>
        <w:tc>
          <w:tcPr>
            <w:tcW w:w="2443" w:type="dxa"/>
          </w:tcPr>
          <w:p w14:paraId="4042FE09" w14:textId="23756E9C"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Race</w:t>
            </w:r>
          </w:p>
        </w:tc>
        <w:tc>
          <w:tcPr>
            <w:tcW w:w="1044" w:type="dxa"/>
          </w:tcPr>
          <w:p w14:paraId="3F9F9A8F" w14:textId="4B019516"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1A</w:t>
            </w:r>
          </w:p>
        </w:tc>
        <w:tc>
          <w:tcPr>
            <w:tcW w:w="1829" w:type="dxa"/>
          </w:tcPr>
          <w:p w14:paraId="04F72673" w14:textId="598A6083"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1215E7B4" w14:textId="121D1027"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436EDF45" w14:textId="03604C34"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0F783E8C" w14:textId="6E883EDD"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238BB13B" w14:textId="77777777" w:rsidTr="007571B3">
        <w:trPr>
          <w:trHeight w:val="1194"/>
        </w:trPr>
        <w:tc>
          <w:tcPr>
            <w:tcW w:w="1118" w:type="dxa"/>
          </w:tcPr>
          <w:p w14:paraId="7582F284" w14:textId="4C19DE79"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草地</w:t>
            </w:r>
            <w:r w:rsidRPr="00B20007">
              <w:rPr>
                <w:rFonts w:cs="Times New Roman"/>
                <w:noProof/>
                <w:color w:val="000000" w:themeColor="text1"/>
                <w:kern w:val="0"/>
              </w:rPr>
              <w:t>/</w:t>
            </w:r>
            <w:r w:rsidRPr="00B20007">
              <w:rPr>
                <w:rFonts w:cs="Times New Roman"/>
                <w:noProof/>
                <w:color w:val="000000" w:themeColor="text1"/>
                <w:kern w:val="0"/>
              </w:rPr>
              <w:t>砾石</w:t>
            </w:r>
          </w:p>
        </w:tc>
        <w:tc>
          <w:tcPr>
            <w:tcW w:w="2443" w:type="dxa"/>
          </w:tcPr>
          <w:p w14:paraId="77CB2EC1" w14:textId="7B0C8BBA"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Grass/Gravel</w:t>
            </w:r>
          </w:p>
        </w:tc>
        <w:tc>
          <w:tcPr>
            <w:tcW w:w="1044" w:type="dxa"/>
          </w:tcPr>
          <w:p w14:paraId="3A256356" w14:textId="52DA2FEF"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1B</w:t>
            </w:r>
          </w:p>
        </w:tc>
        <w:tc>
          <w:tcPr>
            <w:tcW w:w="1829" w:type="dxa"/>
          </w:tcPr>
          <w:p w14:paraId="1B4F3206" w14:textId="4F2D0417"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Auto3</w:t>
            </w:r>
          </w:p>
        </w:tc>
        <w:tc>
          <w:tcPr>
            <w:tcW w:w="914" w:type="dxa"/>
          </w:tcPr>
          <w:p w14:paraId="158C1DED" w14:textId="6B2B5E98"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4</w:t>
            </w:r>
          </w:p>
        </w:tc>
        <w:tc>
          <w:tcPr>
            <w:tcW w:w="1590" w:type="dxa"/>
          </w:tcPr>
          <w:p w14:paraId="3B9EA0C6" w14:textId="6F58F7AD"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c>
          <w:tcPr>
            <w:tcW w:w="1405" w:type="dxa"/>
          </w:tcPr>
          <w:p w14:paraId="4F8A9848" w14:textId="2128E868" w:rsidR="000B232E" w:rsidRPr="00B20007" w:rsidRDefault="00A751DB"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50</w:t>
            </w:r>
            <w:r w:rsidR="000B232E" w:rsidRPr="00B20007">
              <w:rPr>
                <w:rFonts w:cs="Times New Roman"/>
                <w:noProof/>
                <w:color w:val="000000" w:themeColor="text1"/>
                <w:kern w:val="0"/>
              </w:rPr>
              <w:t>%</w:t>
            </w:r>
            <w:r w:rsidR="000B232E" w:rsidRPr="00B20007">
              <w:rPr>
                <w:rFonts w:cs="Times New Roman"/>
                <w:noProof/>
                <w:color w:val="000000" w:themeColor="text1"/>
                <w:kern w:val="0"/>
              </w:rPr>
              <w:t>（可标定）</w:t>
            </w:r>
          </w:p>
        </w:tc>
      </w:tr>
      <w:tr w:rsidR="00BD6618" w:rsidRPr="00B20007" w14:paraId="781E4B9C" w14:textId="77777777" w:rsidTr="007571B3">
        <w:trPr>
          <w:trHeight w:val="578"/>
        </w:trPr>
        <w:tc>
          <w:tcPr>
            <w:tcW w:w="1118" w:type="dxa"/>
          </w:tcPr>
          <w:p w14:paraId="2DCE6E87" w14:textId="5049B42E"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凹凸</w:t>
            </w:r>
          </w:p>
        </w:tc>
        <w:tc>
          <w:tcPr>
            <w:tcW w:w="2443" w:type="dxa"/>
          </w:tcPr>
          <w:p w14:paraId="1199E90A" w14:textId="55225E75" w:rsidR="000B232E" w:rsidRPr="00B20007" w:rsidRDefault="000B232E"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Uneven_Nex</w:t>
            </w:r>
          </w:p>
        </w:tc>
        <w:tc>
          <w:tcPr>
            <w:tcW w:w="1044" w:type="dxa"/>
          </w:tcPr>
          <w:p w14:paraId="6006C80C" w14:textId="11C5BDCF" w:rsidR="000B232E"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0B232E" w:rsidRPr="00B20007">
              <w:rPr>
                <w:rFonts w:cs="Times New Roman"/>
                <w:noProof/>
                <w:color w:val="000000" w:themeColor="text1"/>
                <w:kern w:val="0"/>
              </w:rPr>
              <w:t>1C</w:t>
            </w:r>
          </w:p>
        </w:tc>
        <w:tc>
          <w:tcPr>
            <w:tcW w:w="1829" w:type="dxa"/>
          </w:tcPr>
          <w:p w14:paraId="2CFE5D85" w14:textId="1DBCEAD7" w:rsidR="00730B39" w:rsidRPr="00B20007" w:rsidRDefault="00730B39"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Auto4</w:t>
            </w:r>
          </w:p>
        </w:tc>
        <w:tc>
          <w:tcPr>
            <w:tcW w:w="914" w:type="dxa"/>
          </w:tcPr>
          <w:p w14:paraId="2284A15A" w14:textId="6DD4DC7B" w:rsidR="00730B39" w:rsidRPr="00B20007" w:rsidRDefault="007406F6"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0x</w:t>
            </w:r>
            <w:r w:rsidR="00730B39" w:rsidRPr="00B20007">
              <w:rPr>
                <w:rFonts w:cs="Times New Roman"/>
                <w:noProof/>
                <w:color w:val="000000" w:themeColor="text1"/>
                <w:kern w:val="0"/>
              </w:rPr>
              <w:t>5</w:t>
            </w:r>
          </w:p>
        </w:tc>
        <w:tc>
          <w:tcPr>
            <w:tcW w:w="1590" w:type="dxa"/>
          </w:tcPr>
          <w:p w14:paraId="6372EBA3" w14:textId="39689F92" w:rsidR="00730B39"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730B39" w:rsidRPr="00B20007">
              <w:rPr>
                <w:rFonts w:cs="Times New Roman"/>
                <w:noProof/>
                <w:color w:val="000000" w:themeColor="text1"/>
                <w:kern w:val="0"/>
              </w:rPr>
              <w:t>%</w:t>
            </w:r>
            <w:r w:rsidR="00730B39" w:rsidRPr="00B20007">
              <w:rPr>
                <w:rFonts w:cs="Times New Roman"/>
                <w:noProof/>
                <w:color w:val="000000" w:themeColor="text1"/>
                <w:kern w:val="0"/>
              </w:rPr>
              <w:t>（可标定）</w:t>
            </w:r>
          </w:p>
        </w:tc>
        <w:tc>
          <w:tcPr>
            <w:tcW w:w="1405" w:type="dxa"/>
          </w:tcPr>
          <w:p w14:paraId="4AC6B334" w14:textId="7DBE69F2" w:rsidR="00730B39" w:rsidRPr="00B20007" w:rsidRDefault="00A74675" w:rsidP="005D36B8">
            <w:pPr>
              <w:spacing w:line="480" w:lineRule="exact"/>
              <w:ind w:firstLineChars="0" w:firstLine="0"/>
              <w:rPr>
                <w:rFonts w:cs="Times New Roman"/>
                <w:noProof/>
                <w:color w:val="000000" w:themeColor="text1"/>
                <w:kern w:val="0"/>
              </w:rPr>
            </w:pPr>
            <w:r w:rsidRPr="00B20007">
              <w:rPr>
                <w:rFonts w:cs="Times New Roman"/>
                <w:noProof/>
                <w:color w:val="000000" w:themeColor="text1"/>
                <w:kern w:val="0"/>
              </w:rPr>
              <w:t>75</w:t>
            </w:r>
            <w:r w:rsidR="00730B39" w:rsidRPr="00B20007">
              <w:rPr>
                <w:rFonts w:cs="Times New Roman"/>
                <w:noProof/>
                <w:color w:val="000000" w:themeColor="text1"/>
                <w:kern w:val="0"/>
              </w:rPr>
              <w:t>%</w:t>
            </w:r>
            <w:r w:rsidR="00730B39" w:rsidRPr="00B20007">
              <w:rPr>
                <w:rFonts w:cs="Times New Roman"/>
                <w:noProof/>
                <w:color w:val="000000" w:themeColor="text1"/>
                <w:kern w:val="0"/>
              </w:rPr>
              <w:t>（可标定）</w:t>
            </w:r>
          </w:p>
        </w:tc>
      </w:tr>
    </w:tbl>
    <w:p w14:paraId="06D9CAA5" w14:textId="79D72E90" w:rsidR="0079682E" w:rsidRPr="00B20007" w:rsidRDefault="000B232E" w:rsidP="00841C39">
      <w:pPr>
        <w:ind w:firstLineChars="0" w:firstLine="420"/>
        <w:rPr>
          <w:noProof/>
          <w:color w:val="000000" w:themeColor="text1"/>
        </w:rPr>
      </w:pPr>
      <w:del w:id="21" w:author="Cursor技术评审" w:date="2026-09-14T10:53:04+00:00">
        <w:r>
          <w:delText>注：1、2H模式，扭矩矢量控制器断电，左右离合器处于完全松开的状态，配合断开式PTU可实现油耗降低效果；</w:delText>
        </w:r>
      </w:del>
      <w:ins w:id="22" w:author="Cursor技术评审" w:date="2026-09-14T10:53:04+00:00">
        <w:r>
          <w:t>注：1、进入2H时，VTC通信和监控功能保持供电，依次停止新增扭矩、按受控斜率将左右离合器扭矩容量降至零、确认两侧离合器打开、请求并确认PTU断开，随后发布AWDOperMode=0x6。完成确认后可以关闭执行器功率级，但控制器必须保留模式接收、状态上报、故障监控和重新接合唤醒能力。</w:t>
        </w:r>
      </w:ins>
    </w:p>
    <w:p w14:paraId="6C3FDF13" w14:textId="443F6DFF" w:rsidR="0079682E" w:rsidRPr="00B20007" w:rsidRDefault="0079682E" w:rsidP="00841C39">
      <w:pPr>
        <w:ind w:firstLineChars="0" w:firstLine="420"/>
        <w:rPr>
          <w:color w:val="000000" w:themeColor="text1"/>
        </w:rPr>
      </w:pPr>
      <w:del w:id="23" w:author="Cursor技术评审" w:date="2026-09-14T10:53:04+00:00">
        <w:r>
          <w:delText>2、Auto1模式对应ELD功能的锁止状态，此时矢量系统两侧离合器压紧程度占离合器总容量50%，且Message ID 0x251:发送状态值“Auto1(AWDOperMode =0x2)” 供仪表、开关、ESP进行逻辑判断使用。该功能模式下，可实现长时间刚性连接，脱困能力最优。</w:delText>
        </w:r>
      </w:del>
      <w:ins w:id="24" w:author="Cursor技术评审" w:date="2026-09-14T10:53:04+00:00">
        <w:r>
          <w:t>2、Auto1仅表示ELD已确认锁止。VTC不得使用固定50%压紧比例或电机位置百分比认定刚性连接；只有左右离合器实际扭矩容量均高于当前输入扭矩及安全裕量、位置/压力反馈有效、左右滑差低于标定阈值并持续满足确认时间，方可发布Auto1和Locked。连续工作能力、最大滑差、温度、磨损降额和超时条件均为【待供应商及整车试验补充】。</w:t>
        </w:r>
      </w:ins>
    </w:p>
    <w:p>
      <w:pPr>
        <w:ind w:firstLine="480"/>
        <w:rPr>
          <w:rFonts w:cs="Times New Roman"/>
          <w:noProof/>
          <w:color w:val="000000" w:themeColor="text1"/>
        </w:rPr>
      </w:pPr>
      <w:ins w:id="25" w:author="Cursor技术评审" w:date="2026-09-14T10:53:04+00:00">
        <w:r>
          <w:t>在现有DBC未拆分状态前，软件必须另行维护RearELDPhysicalState=Unlocked/Locking/Locked/Unlocking/Unknown。RearELDLckSts=0x2时物理状态仍为Locked；0x3或0x4只表示请求结果，物理状态保持请求前状态；0xE表示故障且物理状态按反馈判定，不得由单一枚举同时推断请求结果和实际离合器状态。</w:t>
        </w:r>
      </w:ins>
    </w:p>
    <w:p w14:paraId="4F61DA1C" w14:textId="30C22F47" w:rsidR="0079682E" w:rsidRPr="00B20007" w:rsidRDefault="0079682E" w:rsidP="00C514F8">
      <w:pPr>
        <w:ind w:firstLine="480"/>
        <w:rPr>
          <w:color w:val="000000" w:themeColor="text1"/>
        </w:rPr>
      </w:pPr>
      <w:del w:id="26" w:author="Cursor技术评审" w:date="2026-09-14T10:53:04+00:00">
        <w:r>
          <w:delText>扭矩矢量控制系统与车辆驾驶模式联动策略：当车辆驾驶模式切换时，扭矩矢量控制系统模式状态随之联动调整至对应状态。TOD1、ELD、VTC_R三条报文与驾驶模式对应关系如下表所示。备注：VTC_R中的 VTCAWDOperMod_R信号值与TOD1中的AWDOperMode信号值保持一致。</w:delText>
        </w:r>
      </w:del>
      <w:ins w:id="27" w:author="Cursor技术评审" w:date="2026-09-14T10:53:04+00:00">
        <w:r>
          <w:t>驾驶模式、ELD请求和ELD物理状态应联合仲裁。下表中Auto2～Auto4及2H表示无ELD锁止请求时的基础模式；Auto1只能由ELD状态机在物理锁止确认后发布，不能由雪地、泥地、沙地或凹凸等驾驶模式直接决定。VTC_R中的VTCAWDOperMod_R应与TOD1中的AWDOperMode保持一致。</w:t>
        </w:r>
      </w:ins>
    </w:p>
    <w:tbl>
      <w:tblPr>
        <w:tblStyle w:val="aa"/>
        <w:tblW w:w="0" w:type="auto"/>
        <w:tblLayout w:type="fixed"/>
        <w:tblLook w:val="04A0" w:firstRow="1" w:lastRow="0" w:firstColumn="1" w:lastColumn="0" w:noHBand="0" w:noVBand="1"/>
      </w:tblPr>
      <w:tblGrid>
        <w:gridCol w:w="1696"/>
        <w:gridCol w:w="1631"/>
        <w:gridCol w:w="5283"/>
        <w:gridCol w:w="1728"/>
      </w:tblGrid>
      <w:tr w:rsidR="00BD6618" w:rsidRPr="00B20007" w14:paraId="5987F7CB" w14:textId="77777777" w:rsidTr="006C4218">
        <w:tc>
          <w:tcPr>
            <w:tcW w:w="1696" w:type="dxa"/>
          </w:tcPr>
          <w:p w14:paraId="01E01831" w14:textId="740AC444" w:rsidR="001B033B" w:rsidRPr="00B20007" w:rsidRDefault="001B033B" w:rsidP="001B033B">
            <w:pPr>
              <w:ind w:firstLineChars="0" w:firstLine="0"/>
              <w:rPr>
                <w:rFonts w:cs="Times New Roman"/>
                <w:color w:val="000000" w:themeColor="text1"/>
              </w:rPr>
            </w:pPr>
            <w:r w:rsidRPr="00B20007">
              <w:rPr>
                <w:rFonts w:cs="Times New Roman"/>
                <w:noProof/>
                <w:color w:val="000000" w:themeColor="text1"/>
                <w:kern w:val="0"/>
              </w:rPr>
              <w:t>DrivingModeReq_ESP</w:t>
            </w:r>
          </w:p>
        </w:tc>
        <w:tc>
          <w:tcPr>
            <w:tcW w:w="1631" w:type="dxa"/>
          </w:tcPr>
          <w:p w14:paraId="0D0CCBF9" w14:textId="20AD6C9F" w:rsidR="001B033B" w:rsidRPr="00B20007" w:rsidRDefault="00397DF7" w:rsidP="001B033B">
            <w:pPr>
              <w:ind w:firstLineChars="0" w:firstLine="0"/>
              <w:rPr>
                <w:rFonts w:cs="Times New Roman"/>
                <w:color w:val="000000" w:themeColor="text1"/>
              </w:rPr>
            </w:pPr>
            <w:r w:rsidRPr="00B20007">
              <w:rPr>
                <w:rFonts w:cs="Times New Roman"/>
                <w:noProof/>
                <w:color w:val="000000" w:themeColor="text1"/>
                <w:kern w:val="0"/>
              </w:rPr>
              <w:t>TOD1(</w:t>
            </w:r>
            <w:r w:rsidR="001B033B" w:rsidRPr="00B20007">
              <w:rPr>
                <w:rFonts w:cs="Times New Roman"/>
                <w:noProof/>
                <w:color w:val="000000" w:themeColor="text1"/>
                <w:kern w:val="0"/>
              </w:rPr>
              <w:t>AWDOperMode</w:t>
            </w:r>
            <w:r w:rsidRPr="00B20007">
              <w:rPr>
                <w:rFonts w:cs="Times New Roman"/>
                <w:noProof/>
                <w:color w:val="000000" w:themeColor="text1"/>
                <w:kern w:val="0"/>
              </w:rPr>
              <w:t>)</w:t>
            </w:r>
          </w:p>
        </w:tc>
        <w:tc>
          <w:tcPr>
            <w:tcW w:w="5283" w:type="dxa"/>
          </w:tcPr>
          <w:p w14:paraId="3EF9BD77" w14:textId="4B30EDE6" w:rsidR="001B033B" w:rsidRPr="00B20007" w:rsidRDefault="001B033B" w:rsidP="001B033B">
            <w:pPr>
              <w:ind w:firstLineChars="0" w:firstLine="0"/>
              <w:rPr>
                <w:rFonts w:cs="Times New Roman"/>
                <w:color w:val="000000" w:themeColor="text1"/>
              </w:rPr>
            </w:pPr>
            <w:r w:rsidRPr="00B20007">
              <w:rPr>
                <w:rFonts w:cs="Times New Roman"/>
                <w:color w:val="000000" w:themeColor="text1"/>
              </w:rPr>
              <w:t>ELD</w:t>
            </w:r>
            <w:r w:rsidR="00397DF7" w:rsidRPr="00B20007">
              <w:rPr>
                <w:rFonts w:cs="Times New Roman"/>
                <w:bCs/>
                <w:color w:val="000000" w:themeColor="text1"/>
              </w:rPr>
              <w:t xml:space="preserve"> (</w:t>
            </w:r>
            <w:proofErr w:type="spellStart"/>
            <w:r w:rsidR="00397DF7" w:rsidRPr="00B20007">
              <w:rPr>
                <w:rFonts w:cs="Times New Roman"/>
                <w:bCs/>
                <w:color w:val="000000" w:themeColor="text1"/>
              </w:rPr>
              <w:t>RearELDLckSts</w:t>
            </w:r>
            <w:proofErr w:type="spellEnd"/>
            <w:r w:rsidR="00397DF7" w:rsidRPr="00B20007">
              <w:rPr>
                <w:rFonts w:cs="Times New Roman"/>
                <w:bCs/>
                <w:color w:val="000000" w:themeColor="text1"/>
              </w:rPr>
              <w:t>)</w:t>
            </w:r>
          </w:p>
        </w:tc>
        <w:tc>
          <w:tcPr>
            <w:tcW w:w="1728" w:type="dxa"/>
          </w:tcPr>
          <w:p w14:paraId="0DE65CEF" w14:textId="11730F63" w:rsidR="001B033B" w:rsidRPr="00B20007" w:rsidRDefault="001B033B" w:rsidP="001B033B">
            <w:pPr>
              <w:ind w:firstLineChars="0" w:firstLine="0"/>
              <w:rPr>
                <w:rFonts w:cs="Times New Roman"/>
                <w:color w:val="000000" w:themeColor="text1"/>
              </w:rPr>
            </w:pPr>
            <w:r w:rsidRPr="00B20007">
              <w:rPr>
                <w:rFonts w:cs="Times New Roman"/>
                <w:color w:val="000000" w:themeColor="text1"/>
              </w:rPr>
              <w:t>VTC_R</w:t>
            </w:r>
            <w:r w:rsidR="00397DF7" w:rsidRPr="00B20007">
              <w:rPr>
                <w:rFonts w:cs="Times New Roman"/>
                <w:bCs/>
                <w:color w:val="000000" w:themeColor="text1"/>
              </w:rPr>
              <w:t xml:space="preserve"> (</w:t>
            </w:r>
            <w:proofErr w:type="spellStart"/>
            <w:r w:rsidR="00397DF7" w:rsidRPr="00B20007">
              <w:rPr>
                <w:rFonts w:cs="Times New Roman"/>
                <w:bCs/>
                <w:color w:val="000000" w:themeColor="text1"/>
              </w:rPr>
              <w:t>VTCAWDOperMod_R</w:t>
            </w:r>
            <w:proofErr w:type="spellEnd"/>
            <w:r w:rsidR="00397DF7" w:rsidRPr="00B20007">
              <w:rPr>
                <w:rFonts w:cs="Times New Roman"/>
                <w:bCs/>
                <w:color w:val="000000" w:themeColor="text1"/>
              </w:rPr>
              <w:t>)</w:t>
            </w:r>
          </w:p>
        </w:tc>
      </w:tr>
      <w:tr w:rsidR="00BD6618" w:rsidRPr="00B20007" w14:paraId="3DF61AEF" w14:textId="77777777" w:rsidTr="006C4218">
        <w:tc>
          <w:tcPr>
            <w:tcW w:w="1696" w:type="dxa"/>
          </w:tcPr>
          <w:p w14:paraId="5039FEB6" w14:textId="4657A83A" w:rsidR="001B033B" w:rsidRPr="00B20007" w:rsidRDefault="004F3D06" w:rsidP="00637220">
            <w:pPr>
              <w:ind w:firstLineChars="0" w:firstLine="0"/>
              <w:rPr>
                <w:rFonts w:cs="Times New Roman"/>
                <w:color w:val="000000" w:themeColor="text1"/>
              </w:rPr>
            </w:pPr>
            <w:del w:id="28" w:author="Cursor技术评审" w:date="2026-09-14T10:53:04+00:00">
              <w:r>
                <w:delText>雪地、泥地、沙地、凹凸</w:delText>
              </w:r>
            </w:del>
            <w:ins w:id="29" w:author="Cursor技术评审" w:date="2026-09-14T10:53:04+00:00">
              <w:r>
                <w:t>ELD请求已接受且物理状态已确认锁止</w:t>
              </w:r>
            </w:ins>
          </w:p>
        </w:tc>
        <w:tc>
          <w:tcPr>
            <w:tcW w:w="1631" w:type="dxa"/>
          </w:tcPr>
          <w:p w14:paraId="5BED6F65" w14:textId="3D2A88A9" w:rsidR="001B033B" w:rsidRPr="00B20007" w:rsidRDefault="001B033B" w:rsidP="00502E58">
            <w:pPr>
              <w:ind w:firstLineChars="0" w:firstLine="0"/>
              <w:rPr>
                <w:rFonts w:cs="Times New Roman"/>
                <w:color w:val="000000" w:themeColor="text1"/>
              </w:rPr>
            </w:pPr>
            <w:r w:rsidRPr="00B20007">
              <w:rPr>
                <w:rFonts w:cs="Times New Roman"/>
                <w:color w:val="000000" w:themeColor="text1"/>
              </w:rPr>
              <w:t>Auto1</w:t>
            </w:r>
            <w:r w:rsidR="00397DF7" w:rsidRPr="00B20007">
              <w:rPr>
                <w:rFonts w:cs="Times New Roman"/>
                <w:color w:val="000000" w:themeColor="text1"/>
              </w:rPr>
              <w:t>(</w:t>
            </w:r>
            <w:r w:rsidR="007406F6" w:rsidRPr="00B20007">
              <w:rPr>
                <w:rFonts w:cs="Times New Roman"/>
                <w:color w:val="000000" w:themeColor="text1"/>
              </w:rPr>
              <w:t>0x</w:t>
            </w:r>
            <w:r w:rsidRPr="00B20007">
              <w:rPr>
                <w:rFonts w:cs="Times New Roman"/>
                <w:color w:val="000000" w:themeColor="text1"/>
              </w:rPr>
              <w:t>2</w:t>
            </w:r>
            <w:r w:rsidR="00397DF7" w:rsidRPr="00B20007">
              <w:rPr>
                <w:rFonts w:cs="Times New Roman"/>
                <w:color w:val="000000" w:themeColor="text1"/>
              </w:rPr>
              <w:t>)</w:t>
            </w:r>
          </w:p>
        </w:tc>
        <w:tc>
          <w:tcPr>
            <w:tcW w:w="5283" w:type="dxa"/>
          </w:tcPr>
          <w:p w14:paraId="3ED76962" w14:textId="5109B452" w:rsidR="001B033B" w:rsidRPr="00B20007" w:rsidRDefault="001B033B" w:rsidP="00896228">
            <w:pPr>
              <w:ind w:firstLineChars="0" w:firstLine="0"/>
              <w:rPr>
                <w:rFonts w:cs="Times New Roman"/>
                <w:color w:val="000000" w:themeColor="text1"/>
              </w:rPr>
            </w:pPr>
            <w:r w:rsidRPr="00B20007">
              <w:rPr>
                <w:rFonts w:cs="Times New Roman"/>
                <w:color w:val="000000" w:themeColor="text1"/>
              </w:rPr>
              <w:t>L</w:t>
            </w:r>
            <w:r w:rsidR="00962A27" w:rsidRPr="00B20007">
              <w:rPr>
                <w:rFonts w:cs="Times New Roman"/>
                <w:color w:val="000000" w:themeColor="text1"/>
              </w:rPr>
              <w:t>ocked</w:t>
            </w:r>
            <w:r w:rsidR="00FE3F2B" w:rsidRPr="00B20007">
              <w:rPr>
                <w:rFonts w:cs="Times New Roman"/>
                <w:color w:val="000000" w:themeColor="text1"/>
              </w:rPr>
              <w:t>/</w:t>
            </w:r>
            <w:proofErr w:type="spellStart"/>
            <w:r w:rsidR="00FE3F2B" w:rsidRPr="00B20007">
              <w:rPr>
                <w:rFonts w:cs="Times New Roman"/>
                <w:color w:val="000000" w:themeColor="text1"/>
              </w:rPr>
              <w:t>OverSpeedWarning</w:t>
            </w:r>
            <w:proofErr w:type="spellEnd"/>
            <w:r w:rsidR="00FE3F2B" w:rsidRPr="00B20007">
              <w:rPr>
                <w:rFonts w:cs="Times New Roman"/>
                <w:color w:val="000000" w:themeColor="text1"/>
              </w:rPr>
              <w:t>/</w:t>
            </w:r>
            <w:r w:rsidRPr="00B20007">
              <w:rPr>
                <w:rFonts w:cs="Times New Roman"/>
                <w:color w:val="000000" w:themeColor="text1"/>
              </w:rPr>
              <w:t>(</w:t>
            </w:r>
            <w:r w:rsidR="007406F6" w:rsidRPr="00B20007">
              <w:rPr>
                <w:rFonts w:cs="Times New Roman"/>
                <w:color w:val="000000" w:themeColor="text1"/>
              </w:rPr>
              <w:t>0x</w:t>
            </w:r>
            <w:r w:rsidRPr="00B20007">
              <w:rPr>
                <w:rFonts w:cs="Times New Roman"/>
                <w:color w:val="000000" w:themeColor="text1"/>
              </w:rPr>
              <w:t>1</w:t>
            </w:r>
            <w:r w:rsidR="00962A27" w:rsidRPr="00B20007">
              <w:rPr>
                <w:rFonts w:cs="Times New Roman"/>
                <w:color w:val="000000" w:themeColor="text1"/>
              </w:rPr>
              <w:t>/</w:t>
            </w:r>
            <w:r w:rsidR="007406F6" w:rsidRPr="00B20007">
              <w:rPr>
                <w:rFonts w:cs="Times New Roman"/>
                <w:color w:val="000000" w:themeColor="text1"/>
              </w:rPr>
              <w:t>0x</w:t>
            </w:r>
            <w:r w:rsidR="00896228" w:rsidRPr="00B20007">
              <w:rPr>
                <w:rFonts w:cs="Times New Roman"/>
                <w:color w:val="000000" w:themeColor="text1"/>
              </w:rPr>
              <w:t>2</w:t>
            </w:r>
            <w:r w:rsidR="00FE3F2B" w:rsidRPr="00B20007">
              <w:rPr>
                <w:rFonts w:cs="Times New Roman"/>
                <w:color w:val="000000" w:themeColor="text1"/>
              </w:rPr>
              <w:t>)</w:t>
            </w:r>
          </w:p>
        </w:tc>
        <w:tc>
          <w:tcPr>
            <w:tcW w:w="1728" w:type="dxa"/>
          </w:tcPr>
          <w:p w14:paraId="68F29975" w14:textId="594F9402" w:rsidR="001B033B" w:rsidRPr="00B20007" w:rsidRDefault="00397DF7" w:rsidP="00397DF7">
            <w:pPr>
              <w:ind w:firstLineChars="0" w:firstLine="0"/>
              <w:rPr>
                <w:rFonts w:cs="Times New Roman"/>
                <w:color w:val="000000" w:themeColor="text1"/>
              </w:rPr>
            </w:pPr>
            <w:r w:rsidRPr="00B20007">
              <w:rPr>
                <w:rFonts w:cs="Times New Roman"/>
                <w:color w:val="000000" w:themeColor="text1"/>
              </w:rPr>
              <w:t>Auto1(</w:t>
            </w:r>
            <w:r w:rsidR="007406F6" w:rsidRPr="00B20007">
              <w:rPr>
                <w:rFonts w:cs="Times New Roman"/>
                <w:bCs/>
                <w:color w:val="000000" w:themeColor="text1"/>
              </w:rPr>
              <w:t>0x</w:t>
            </w:r>
            <w:r w:rsidRPr="00B20007">
              <w:rPr>
                <w:rFonts w:cs="Times New Roman"/>
                <w:bCs/>
                <w:color w:val="000000" w:themeColor="text1"/>
              </w:rPr>
              <w:t>2)</w:t>
            </w:r>
          </w:p>
        </w:tc>
      </w:tr>
      <w:tr w:rsidR="00BD6618" w:rsidRPr="00B20007" w14:paraId="35B6B6FE" w14:textId="77777777" w:rsidTr="006C4218">
        <w:tc>
          <w:tcPr>
            <w:tcW w:w="1696" w:type="dxa"/>
          </w:tcPr>
          <w:p w14:paraId="481BD973" w14:textId="75554056" w:rsidR="00962A27" w:rsidRPr="00B20007" w:rsidRDefault="00896228" w:rsidP="00406077">
            <w:pPr>
              <w:ind w:firstLineChars="0" w:firstLine="0"/>
              <w:rPr>
                <w:rFonts w:cs="Times New Roman"/>
                <w:color w:val="000000" w:themeColor="text1"/>
              </w:rPr>
            </w:pPr>
            <w:r w:rsidRPr="00B20007">
              <w:rPr>
                <w:rFonts w:cs="Times New Roman"/>
                <w:color w:val="000000" w:themeColor="text1"/>
              </w:rPr>
              <w:t>标准、雪地</w:t>
            </w:r>
          </w:p>
        </w:tc>
        <w:tc>
          <w:tcPr>
            <w:tcW w:w="1631" w:type="dxa"/>
          </w:tcPr>
          <w:p w14:paraId="6F71F2DB" w14:textId="2D9A565E"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Auto2(</w:t>
            </w:r>
            <w:r w:rsidR="007406F6" w:rsidRPr="00B20007">
              <w:rPr>
                <w:rFonts w:cs="Times New Roman"/>
                <w:color w:val="000000" w:themeColor="text1"/>
              </w:rPr>
              <w:t>0x</w:t>
            </w:r>
            <w:r w:rsidRPr="00B20007">
              <w:rPr>
                <w:rFonts w:cs="Times New Roman"/>
                <w:color w:val="000000" w:themeColor="text1"/>
              </w:rPr>
              <w:t>3)</w:t>
            </w:r>
          </w:p>
        </w:tc>
        <w:tc>
          <w:tcPr>
            <w:tcW w:w="5283" w:type="dxa"/>
          </w:tcPr>
          <w:p w14:paraId="017EB2D9" w14:textId="789CDDB1" w:rsidR="00962A27" w:rsidRPr="00B20007" w:rsidRDefault="009F782F" w:rsidP="00896228">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00896228" w:rsidRPr="00B20007">
              <w:rPr>
                <w:rFonts w:cs="Times New Roman"/>
                <w:color w:val="000000" w:themeColor="text1"/>
              </w:rPr>
              <w:t xml:space="preserve"> /</w:t>
            </w:r>
            <w:proofErr w:type="spellStart"/>
            <w:r w:rsidR="00896228" w:rsidRPr="00B20007">
              <w:rPr>
                <w:rFonts w:cs="Times New Roman"/>
                <w:color w:val="000000" w:themeColor="text1"/>
              </w:rPr>
              <w:t>DrivingMode</w:t>
            </w:r>
            <w:proofErr w:type="spellEnd"/>
            <w:r w:rsidR="00896228" w:rsidRPr="00B20007">
              <w:rPr>
                <w:rFonts w:cs="Times New Roman"/>
                <w:color w:val="000000" w:themeColor="text1"/>
              </w:rPr>
              <w:t xml:space="preserve"> </w:t>
            </w:r>
            <w:proofErr w:type="spellStart"/>
            <w:r w:rsidR="00896228" w:rsidRPr="00B20007">
              <w:rPr>
                <w:rFonts w:cs="Times New Roman"/>
                <w:color w:val="000000" w:themeColor="text1"/>
              </w:rPr>
              <w:t>SelectError</w:t>
            </w:r>
            <w:proofErr w:type="spellEnd"/>
            <w:r w:rsidR="00896228" w:rsidRPr="00B20007">
              <w:rPr>
                <w:rFonts w:cs="Times New Roman"/>
                <w:color w:val="000000" w:themeColor="text1"/>
              </w:rPr>
              <w:t xml:space="preserve">/Lock </w:t>
            </w:r>
            <w:proofErr w:type="spellStart"/>
            <w:r w:rsidR="00896228" w:rsidRPr="00B20007">
              <w:rPr>
                <w:rFonts w:cs="Times New Roman"/>
                <w:color w:val="000000" w:themeColor="text1"/>
              </w:rPr>
              <w:t>RequestDe</w:t>
            </w:r>
            <w:r w:rsidR="00896228" w:rsidRPr="00B20007">
              <w:rPr>
                <w:rFonts w:cs="Times New Roman" w:hint="eastAsia"/>
                <w:color w:val="000000" w:themeColor="text1"/>
              </w:rPr>
              <w:t>n</w:t>
            </w:r>
            <w:r w:rsidR="00896228" w:rsidRPr="00B20007">
              <w:rPr>
                <w:rFonts w:cs="Times New Roman"/>
                <w:color w:val="000000" w:themeColor="text1"/>
              </w:rPr>
              <w:t>y</w:t>
            </w:r>
            <w:proofErr w:type="spellEnd"/>
            <w:r w:rsidRPr="00B20007">
              <w:rPr>
                <w:rFonts w:cs="Times New Roman"/>
                <w:color w:val="000000" w:themeColor="text1"/>
              </w:rPr>
              <w:t xml:space="preserve"> (</w:t>
            </w:r>
            <w:r w:rsidR="007406F6" w:rsidRPr="00B20007">
              <w:rPr>
                <w:rFonts w:cs="Times New Roman"/>
                <w:color w:val="000000" w:themeColor="text1"/>
              </w:rPr>
              <w:t>0x</w:t>
            </w:r>
            <w:r w:rsidRPr="00B20007">
              <w:rPr>
                <w:rFonts w:cs="Times New Roman"/>
                <w:color w:val="000000" w:themeColor="text1"/>
              </w:rPr>
              <w:t>0</w:t>
            </w:r>
            <w:r w:rsidR="00896228" w:rsidRPr="00B20007">
              <w:rPr>
                <w:rFonts w:cs="Times New Roman"/>
                <w:color w:val="000000" w:themeColor="text1"/>
              </w:rPr>
              <w:t>/0x3/0x4</w:t>
            </w:r>
            <w:r w:rsidRPr="00B20007">
              <w:rPr>
                <w:rFonts w:cs="Times New Roman"/>
                <w:color w:val="000000" w:themeColor="text1"/>
              </w:rPr>
              <w:t>)</w:t>
            </w:r>
            <w:r w:rsidR="006C4218" w:rsidRPr="00B20007">
              <w:rPr>
                <w:rFonts w:cs="Times New Roman"/>
                <w:color w:val="000000" w:themeColor="text1"/>
              </w:rPr>
              <w:t xml:space="preserve"> </w:t>
            </w:r>
          </w:p>
        </w:tc>
        <w:tc>
          <w:tcPr>
            <w:tcW w:w="1728" w:type="dxa"/>
          </w:tcPr>
          <w:p w14:paraId="749FE8E6" w14:textId="54AA650B"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Auto2(</w:t>
            </w:r>
            <w:r w:rsidR="007406F6" w:rsidRPr="00B20007">
              <w:rPr>
                <w:rFonts w:cs="Times New Roman"/>
                <w:bCs/>
                <w:color w:val="000000" w:themeColor="text1"/>
              </w:rPr>
              <w:t>0x</w:t>
            </w:r>
            <w:r w:rsidRPr="00B20007">
              <w:rPr>
                <w:rFonts w:cs="Times New Roman"/>
                <w:bCs/>
                <w:color w:val="000000" w:themeColor="text1"/>
              </w:rPr>
              <w:t>3)</w:t>
            </w:r>
          </w:p>
        </w:tc>
      </w:tr>
      <w:tr w:rsidR="00BD6618" w:rsidRPr="00B20007" w14:paraId="22551FDC" w14:textId="77777777" w:rsidTr="006C4218">
        <w:tc>
          <w:tcPr>
            <w:tcW w:w="1696" w:type="dxa"/>
          </w:tcPr>
          <w:p w14:paraId="6124F18D" w14:textId="1B415881" w:rsidR="00962A27" w:rsidRPr="00B20007" w:rsidRDefault="00FE2956" w:rsidP="00406077">
            <w:pPr>
              <w:ind w:firstLineChars="0" w:firstLine="0"/>
              <w:rPr>
                <w:rFonts w:cs="Times New Roman"/>
                <w:color w:val="000000" w:themeColor="text1"/>
              </w:rPr>
            </w:pPr>
            <w:r w:rsidRPr="00B20007">
              <w:rPr>
                <w:rFonts w:cs="Times New Roman"/>
                <w:color w:val="000000" w:themeColor="text1"/>
              </w:rPr>
              <w:t>运动、狂暴、赛道、草地</w:t>
            </w:r>
            <w:r w:rsidRPr="00B20007">
              <w:rPr>
                <w:rFonts w:cs="Times New Roman"/>
                <w:color w:val="000000" w:themeColor="text1"/>
              </w:rPr>
              <w:t>/</w:t>
            </w:r>
            <w:r w:rsidRPr="00B20007">
              <w:rPr>
                <w:rFonts w:cs="Times New Roman"/>
                <w:color w:val="000000" w:themeColor="text1"/>
              </w:rPr>
              <w:t>砾石</w:t>
            </w:r>
          </w:p>
        </w:tc>
        <w:tc>
          <w:tcPr>
            <w:tcW w:w="1631" w:type="dxa"/>
          </w:tcPr>
          <w:p w14:paraId="61538690" w14:textId="388B4912"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Auto3(</w:t>
            </w:r>
            <w:r w:rsidR="007406F6" w:rsidRPr="00B20007">
              <w:rPr>
                <w:rFonts w:cs="Times New Roman"/>
                <w:color w:val="000000" w:themeColor="text1"/>
              </w:rPr>
              <w:t>0x</w:t>
            </w:r>
            <w:r w:rsidRPr="00B20007">
              <w:rPr>
                <w:rFonts w:cs="Times New Roman"/>
                <w:color w:val="000000" w:themeColor="text1"/>
              </w:rPr>
              <w:t>4)</w:t>
            </w:r>
          </w:p>
        </w:tc>
        <w:tc>
          <w:tcPr>
            <w:tcW w:w="5283" w:type="dxa"/>
          </w:tcPr>
          <w:p w14:paraId="5C5E2212" w14:textId="261C9455" w:rsidR="00962A27" w:rsidRPr="00B20007" w:rsidRDefault="00896228" w:rsidP="00406077">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Pr="00B20007">
              <w:rPr>
                <w:rFonts w:cs="Times New Roman"/>
                <w:color w:val="000000" w:themeColor="text1"/>
              </w:rPr>
              <w:t xml:space="preserve"> /</w:t>
            </w:r>
            <w:proofErr w:type="spellStart"/>
            <w:r w:rsidRPr="00B20007">
              <w:rPr>
                <w:rFonts w:cs="Times New Roman"/>
                <w:color w:val="000000" w:themeColor="text1"/>
              </w:rPr>
              <w:t>DrivingMode</w:t>
            </w:r>
            <w:proofErr w:type="spellEnd"/>
            <w:r w:rsidRPr="00B20007">
              <w:rPr>
                <w:rFonts w:cs="Times New Roman"/>
                <w:color w:val="000000" w:themeColor="text1"/>
              </w:rPr>
              <w:t xml:space="preserve"> </w:t>
            </w:r>
            <w:proofErr w:type="spellStart"/>
            <w:r w:rsidRPr="00B20007">
              <w:rPr>
                <w:rFonts w:cs="Times New Roman"/>
                <w:color w:val="000000" w:themeColor="text1"/>
              </w:rPr>
              <w:t>SelectError</w:t>
            </w:r>
            <w:proofErr w:type="spellEnd"/>
            <w:r w:rsidRPr="00B20007">
              <w:rPr>
                <w:rFonts w:cs="Times New Roman"/>
                <w:color w:val="000000" w:themeColor="text1"/>
              </w:rPr>
              <w:t xml:space="preserve">/Lock </w:t>
            </w:r>
            <w:proofErr w:type="spellStart"/>
            <w:r w:rsidRPr="00B20007">
              <w:rPr>
                <w:rFonts w:cs="Times New Roman"/>
                <w:color w:val="000000" w:themeColor="text1"/>
              </w:rPr>
              <w:t>RequestDe</w:t>
            </w:r>
            <w:r w:rsidRPr="00B20007">
              <w:rPr>
                <w:rFonts w:cs="Times New Roman" w:hint="eastAsia"/>
                <w:color w:val="000000" w:themeColor="text1"/>
              </w:rPr>
              <w:t>n</w:t>
            </w:r>
            <w:r w:rsidRPr="00B20007">
              <w:rPr>
                <w:rFonts w:cs="Times New Roman"/>
                <w:color w:val="000000" w:themeColor="text1"/>
              </w:rPr>
              <w:t>y</w:t>
            </w:r>
            <w:proofErr w:type="spellEnd"/>
            <w:r w:rsidRPr="00B20007">
              <w:rPr>
                <w:rFonts w:cs="Times New Roman"/>
                <w:color w:val="000000" w:themeColor="text1"/>
              </w:rPr>
              <w:t xml:space="preserve"> (0x0/0x3/0x4)</w:t>
            </w:r>
          </w:p>
        </w:tc>
        <w:tc>
          <w:tcPr>
            <w:tcW w:w="1728" w:type="dxa"/>
          </w:tcPr>
          <w:p w14:paraId="224DEBA0" w14:textId="18C63BB7"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Auto3(</w:t>
            </w:r>
            <w:r w:rsidR="007406F6" w:rsidRPr="00B20007">
              <w:rPr>
                <w:rFonts w:cs="Times New Roman"/>
                <w:bCs/>
                <w:color w:val="000000" w:themeColor="text1"/>
              </w:rPr>
              <w:t>0x</w:t>
            </w:r>
            <w:r w:rsidRPr="00B20007">
              <w:rPr>
                <w:rFonts w:cs="Times New Roman"/>
                <w:bCs/>
                <w:color w:val="000000" w:themeColor="text1"/>
              </w:rPr>
              <w:t>4)</w:t>
            </w:r>
          </w:p>
        </w:tc>
      </w:tr>
      <w:tr w:rsidR="00BD6618" w:rsidRPr="00B20007" w14:paraId="743FAF94" w14:textId="77777777" w:rsidTr="006C4218">
        <w:tc>
          <w:tcPr>
            <w:tcW w:w="1696" w:type="dxa"/>
          </w:tcPr>
          <w:p w14:paraId="45EBE79C" w14:textId="13F85E1F" w:rsidR="00962A27" w:rsidRPr="00B20007" w:rsidRDefault="00FE2956" w:rsidP="00406077">
            <w:pPr>
              <w:ind w:firstLineChars="0" w:firstLine="0"/>
              <w:rPr>
                <w:rFonts w:cs="Times New Roman"/>
                <w:color w:val="000000" w:themeColor="text1"/>
              </w:rPr>
            </w:pPr>
            <w:r w:rsidRPr="00B20007">
              <w:rPr>
                <w:rFonts w:cs="Times New Roman"/>
                <w:color w:val="000000" w:themeColor="text1"/>
              </w:rPr>
              <w:t>泥地、沙地、越野、凹凸</w:t>
            </w:r>
          </w:p>
        </w:tc>
        <w:tc>
          <w:tcPr>
            <w:tcW w:w="1631" w:type="dxa"/>
          </w:tcPr>
          <w:p w14:paraId="06212B95" w14:textId="4121ACB3"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Auto4(</w:t>
            </w:r>
            <w:r w:rsidR="007406F6" w:rsidRPr="00B20007">
              <w:rPr>
                <w:rFonts w:cs="Times New Roman"/>
                <w:color w:val="000000" w:themeColor="text1"/>
              </w:rPr>
              <w:t>0x</w:t>
            </w:r>
            <w:r w:rsidRPr="00B20007">
              <w:rPr>
                <w:rFonts w:cs="Times New Roman"/>
                <w:color w:val="000000" w:themeColor="text1"/>
              </w:rPr>
              <w:t>5)</w:t>
            </w:r>
          </w:p>
        </w:tc>
        <w:tc>
          <w:tcPr>
            <w:tcW w:w="5283" w:type="dxa"/>
          </w:tcPr>
          <w:p w14:paraId="4191B9C9" w14:textId="304107D8" w:rsidR="00962A27" w:rsidRPr="00B20007" w:rsidRDefault="00896228" w:rsidP="00406077">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Pr="00B20007">
              <w:rPr>
                <w:rFonts w:cs="Times New Roman"/>
                <w:color w:val="000000" w:themeColor="text1"/>
              </w:rPr>
              <w:t xml:space="preserve"> /</w:t>
            </w:r>
            <w:proofErr w:type="spellStart"/>
            <w:r w:rsidRPr="00B20007">
              <w:rPr>
                <w:rFonts w:cs="Times New Roman"/>
                <w:color w:val="000000" w:themeColor="text1"/>
              </w:rPr>
              <w:t>DrivingMode</w:t>
            </w:r>
            <w:proofErr w:type="spellEnd"/>
            <w:r w:rsidRPr="00B20007">
              <w:rPr>
                <w:rFonts w:cs="Times New Roman"/>
                <w:color w:val="000000" w:themeColor="text1"/>
              </w:rPr>
              <w:t xml:space="preserve"> </w:t>
            </w:r>
            <w:proofErr w:type="spellStart"/>
            <w:r w:rsidRPr="00B20007">
              <w:rPr>
                <w:rFonts w:cs="Times New Roman"/>
                <w:color w:val="000000" w:themeColor="text1"/>
              </w:rPr>
              <w:t>SelectError</w:t>
            </w:r>
            <w:proofErr w:type="spellEnd"/>
            <w:r w:rsidRPr="00B20007">
              <w:rPr>
                <w:rFonts w:cs="Times New Roman"/>
                <w:color w:val="000000" w:themeColor="text1"/>
              </w:rPr>
              <w:t xml:space="preserve">/Lock </w:t>
            </w:r>
            <w:proofErr w:type="spellStart"/>
            <w:r w:rsidRPr="00B20007">
              <w:rPr>
                <w:rFonts w:cs="Times New Roman"/>
                <w:color w:val="000000" w:themeColor="text1"/>
              </w:rPr>
              <w:t>RequestDe</w:t>
            </w:r>
            <w:r w:rsidRPr="00B20007">
              <w:rPr>
                <w:rFonts w:cs="Times New Roman" w:hint="eastAsia"/>
                <w:color w:val="000000" w:themeColor="text1"/>
              </w:rPr>
              <w:t>n</w:t>
            </w:r>
            <w:r w:rsidRPr="00B20007">
              <w:rPr>
                <w:rFonts w:cs="Times New Roman"/>
                <w:color w:val="000000" w:themeColor="text1"/>
              </w:rPr>
              <w:t>y</w:t>
            </w:r>
            <w:proofErr w:type="spellEnd"/>
            <w:r w:rsidRPr="00B20007">
              <w:rPr>
                <w:rFonts w:cs="Times New Roman"/>
                <w:color w:val="000000" w:themeColor="text1"/>
              </w:rPr>
              <w:t xml:space="preserve"> (0x0/0x3/0x4)</w:t>
            </w:r>
          </w:p>
        </w:tc>
        <w:tc>
          <w:tcPr>
            <w:tcW w:w="1728" w:type="dxa"/>
          </w:tcPr>
          <w:p w14:paraId="0E9138E0" w14:textId="58518DD1" w:rsidR="00962A27" w:rsidRPr="00B20007" w:rsidRDefault="00962A27" w:rsidP="00962A27">
            <w:pPr>
              <w:ind w:firstLineChars="0" w:firstLine="0"/>
              <w:rPr>
                <w:rFonts w:cs="Times New Roman"/>
                <w:color w:val="000000" w:themeColor="text1"/>
              </w:rPr>
            </w:pPr>
            <w:r w:rsidRPr="00B20007">
              <w:rPr>
                <w:rFonts w:cs="Times New Roman"/>
                <w:color w:val="000000" w:themeColor="text1"/>
              </w:rPr>
              <w:t>Auto4(</w:t>
            </w:r>
            <w:r w:rsidR="007406F6" w:rsidRPr="00B20007">
              <w:rPr>
                <w:rFonts w:cs="Times New Roman"/>
                <w:bCs/>
                <w:color w:val="000000" w:themeColor="text1"/>
              </w:rPr>
              <w:t>0x</w:t>
            </w:r>
            <w:r w:rsidRPr="00B20007">
              <w:rPr>
                <w:rFonts w:cs="Times New Roman"/>
                <w:bCs/>
                <w:color w:val="000000" w:themeColor="text1"/>
              </w:rPr>
              <w:t>5)</w:t>
            </w:r>
          </w:p>
        </w:tc>
      </w:tr>
      <w:tr w:rsidR="00BD6618" w:rsidRPr="00B20007" w14:paraId="274795E8" w14:textId="77777777" w:rsidTr="006C4218">
        <w:tc>
          <w:tcPr>
            <w:tcW w:w="1696" w:type="dxa"/>
          </w:tcPr>
          <w:p w14:paraId="25741F36" w14:textId="3BADFBCD" w:rsidR="001B033B" w:rsidRPr="00B20007" w:rsidRDefault="00FE2956" w:rsidP="00502E58">
            <w:pPr>
              <w:ind w:firstLineChars="0" w:firstLine="0"/>
              <w:rPr>
                <w:rFonts w:cs="Times New Roman"/>
                <w:color w:val="000000" w:themeColor="text1"/>
              </w:rPr>
            </w:pPr>
            <w:r w:rsidRPr="00B20007">
              <w:rPr>
                <w:rFonts w:cs="Times New Roman"/>
                <w:color w:val="000000" w:themeColor="text1"/>
              </w:rPr>
              <w:t>经济</w:t>
            </w:r>
          </w:p>
        </w:tc>
        <w:tc>
          <w:tcPr>
            <w:tcW w:w="1631" w:type="dxa"/>
          </w:tcPr>
          <w:p w14:paraId="72DE3308" w14:textId="488D66D1" w:rsidR="001B033B" w:rsidRPr="00B20007" w:rsidRDefault="00962A27" w:rsidP="00962A27">
            <w:pPr>
              <w:ind w:firstLineChars="0" w:firstLine="0"/>
              <w:rPr>
                <w:rFonts w:cs="Times New Roman"/>
                <w:color w:val="000000" w:themeColor="text1"/>
              </w:rPr>
            </w:pPr>
            <w:r w:rsidRPr="00B20007">
              <w:rPr>
                <w:rFonts w:cs="Times New Roman"/>
                <w:color w:val="000000" w:themeColor="text1"/>
              </w:rPr>
              <w:t>2H(</w:t>
            </w:r>
            <w:r w:rsidR="007406F6" w:rsidRPr="00B20007">
              <w:rPr>
                <w:rFonts w:cs="Times New Roman"/>
                <w:color w:val="000000" w:themeColor="text1"/>
              </w:rPr>
              <w:t>0x</w:t>
            </w:r>
            <w:r w:rsidRPr="00B20007">
              <w:rPr>
                <w:rFonts w:cs="Times New Roman"/>
                <w:color w:val="000000" w:themeColor="text1"/>
              </w:rPr>
              <w:t>6)</w:t>
            </w:r>
          </w:p>
        </w:tc>
        <w:tc>
          <w:tcPr>
            <w:tcW w:w="5283" w:type="dxa"/>
          </w:tcPr>
          <w:p w14:paraId="5158A0A2" w14:textId="7B9DA062" w:rsidR="001B033B" w:rsidRPr="00B20007" w:rsidRDefault="00FE3F2B" w:rsidP="00502E58">
            <w:pPr>
              <w:ind w:firstLineChars="0" w:firstLine="0"/>
              <w:rPr>
                <w:rFonts w:cs="Times New Roman"/>
                <w:color w:val="000000" w:themeColor="text1"/>
              </w:rPr>
            </w:pPr>
            <w:proofErr w:type="spellStart"/>
            <w:r w:rsidRPr="00B20007">
              <w:rPr>
                <w:rFonts w:cs="Times New Roman"/>
                <w:color w:val="000000" w:themeColor="text1"/>
              </w:rPr>
              <w:t>UnLocked</w:t>
            </w:r>
            <w:proofErr w:type="spellEnd"/>
            <w:r w:rsidRPr="00B20007">
              <w:rPr>
                <w:rFonts w:cs="Times New Roman"/>
                <w:color w:val="000000" w:themeColor="text1"/>
              </w:rPr>
              <w:t xml:space="preserve"> (</w:t>
            </w:r>
            <w:r w:rsidR="007406F6" w:rsidRPr="00B20007">
              <w:rPr>
                <w:rFonts w:cs="Times New Roman"/>
                <w:color w:val="000000" w:themeColor="text1"/>
              </w:rPr>
              <w:t>0x</w:t>
            </w:r>
            <w:r w:rsidRPr="00B20007">
              <w:rPr>
                <w:rFonts w:cs="Times New Roman"/>
                <w:color w:val="000000" w:themeColor="text1"/>
              </w:rPr>
              <w:t>0)</w:t>
            </w:r>
          </w:p>
        </w:tc>
        <w:tc>
          <w:tcPr>
            <w:tcW w:w="1728" w:type="dxa"/>
          </w:tcPr>
          <w:p w14:paraId="501741E4" w14:textId="5E2822CE" w:rsidR="001B033B" w:rsidRPr="00B20007" w:rsidRDefault="00962A27" w:rsidP="00502E58">
            <w:pPr>
              <w:ind w:firstLineChars="0" w:firstLine="0"/>
              <w:rPr>
                <w:rFonts w:cs="Times New Roman"/>
                <w:color w:val="000000" w:themeColor="text1"/>
              </w:rPr>
            </w:pPr>
            <w:r w:rsidRPr="00B20007">
              <w:rPr>
                <w:rFonts w:cs="Times New Roman"/>
                <w:color w:val="000000" w:themeColor="text1"/>
              </w:rPr>
              <w:t>2H(</w:t>
            </w:r>
            <w:r w:rsidR="007406F6" w:rsidRPr="00B20007">
              <w:rPr>
                <w:rFonts w:cs="Times New Roman"/>
                <w:color w:val="000000" w:themeColor="text1"/>
              </w:rPr>
              <w:t>0x</w:t>
            </w:r>
            <w:r w:rsidRPr="00B20007">
              <w:rPr>
                <w:rFonts w:cs="Times New Roman"/>
                <w:color w:val="000000" w:themeColor="text1"/>
              </w:rPr>
              <w:t>6)</w:t>
            </w:r>
          </w:p>
        </w:tc>
      </w:tr>
    </w:tbl>
    <w:p w14:paraId="609DCEFC" w14:textId="77777777" w:rsidR="001B033B" w:rsidRPr="00B20007" w:rsidRDefault="001B033B" w:rsidP="00FE2956">
      <w:pPr>
        <w:ind w:firstLineChars="0" w:firstLine="0"/>
        <w:rPr>
          <w:rFonts w:cs="Times New Roman"/>
          <w:color w:val="000000" w:themeColor="text1"/>
        </w:rPr>
      </w:pPr>
    </w:p>
    <w:p w14:paraId="62DE1101" w14:textId="6852C59B" w:rsidR="001C7951" w:rsidRPr="00B20007" w:rsidRDefault="001C7951" w:rsidP="00A31879">
      <w:pPr>
        <w:pStyle w:val="3"/>
        <w:spacing w:before="0" w:after="0" w:line="312" w:lineRule="auto"/>
        <w:ind w:firstLineChars="0" w:firstLine="0"/>
        <w:rPr>
          <w:rFonts w:cs="Times New Roman"/>
          <w:color w:val="000000" w:themeColor="text1"/>
          <w:sz w:val="21"/>
          <w:szCs w:val="21"/>
        </w:rPr>
      </w:pPr>
      <w:bookmarkStart w:id="11" w:name="_Toc237853545"/>
      <w:r w:rsidRPr="00B20007">
        <w:rPr>
          <w:rFonts w:cs="Times New Roman"/>
          <w:color w:val="000000" w:themeColor="text1"/>
          <w:sz w:val="21"/>
          <w:szCs w:val="21"/>
        </w:rPr>
        <w:t>4.2 ELD</w:t>
      </w:r>
      <w:r w:rsidRPr="00B20007">
        <w:rPr>
          <w:rFonts w:cs="Times New Roman"/>
          <w:color w:val="000000" w:themeColor="text1"/>
          <w:sz w:val="21"/>
          <w:szCs w:val="21"/>
        </w:rPr>
        <w:t>功能</w:t>
      </w:r>
      <w:bookmarkEnd w:id="11"/>
    </w:p>
    <w:p w14:paraId="2AA052C5" w14:textId="4AEBC388"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.1 ELD</w:t>
      </w:r>
      <w:r w:rsidRPr="00B20007">
        <w:rPr>
          <w:rFonts w:ascii="Times New Roman" w:eastAsia="宋体" w:hAnsi="Times New Roman" w:cs="Times New Roman"/>
          <w:i w:val="0"/>
          <w:iCs w:val="0"/>
          <w:color w:val="000000" w:themeColor="text1"/>
          <w:shd w:val="clear" w:color="auto" w:fill="FFFFFF"/>
          <w:lang w:val="en-GB"/>
        </w:rPr>
        <w:t>锁止</w:t>
      </w:r>
    </w:p>
    <w:p w14:paraId="51B90C2D" w14:textId="7E884590" w:rsidR="00996B5A" w:rsidRPr="00B20007" w:rsidRDefault="00996B5A" w:rsidP="00996B5A">
      <w:pPr>
        <w:ind w:firstLine="480"/>
        <w:rPr>
          <w:rFonts w:cs="Times New Roman"/>
          <w:color w:val="000000" w:themeColor="text1"/>
          <w:lang w:val="en-GB"/>
        </w:rPr>
      </w:pPr>
      <w:r w:rsidRPr="00B20007">
        <w:rPr>
          <w:rFonts w:cs="Times New Roman"/>
          <w:color w:val="000000" w:themeColor="text1"/>
          <w:lang w:val="en-GB"/>
        </w:rPr>
        <w:t>手动锁止：</w:t>
      </w:r>
    </w:p>
    <w:p w14:paraId="18F8FEE9" w14:textId="77777777" w:rsidR="001C7951" w:rsidRPr="00B20007" w:rsidRDefault="001C7951" w:rsidP="00502E58">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）上锁条件：</w:t>
      </w:r>
      <w:r w:rsidRPr="00B20007">
        <w:rPr>
          <w:rFonts w:cs="Times New Roman"/>
          <w:color w:val="000000" w:themeColor="text1"/>
          <w:shd w:val="clear" w:color="auto" w:fill="FFFFFF"/>
        </w:rPr>
        <w:t>下述</w:t>
      </w:r>
      <w:r w:rsidRPr="00B20007">
        <w:rPr>
          <w:rFonts w:cs="Times New Roman"/>
          <w:color w:val="000000" w:themeColor="text1"/>
        </w:rPr>
        <w:t>条件同时满足时，认为当前状态满足</w:t>
      </w:r>
      <w:proofErr w:type="gramStart"/>
      <w:r w:rsidRPr="00B20007">
        <w:rPr>
          <w:rFonts w:cs="Times New Roman"/>
          <w:color w:val="000000" w:themeColor="text1"/>
        </w:rPr>
        <w:t>按键锁止条件</w:t>
      </w:r>
      <w:proofErr w:type="gramEnd"/>
      <w:r w:rsidRPr="00B20007">
        <w:rPr>
          <w:rFonts w:cs="Times New Roman"/>
          <w:color w:val="000000" w:themeColor="text1"/>
        </w:rPr>
        <w:t>，即</w:t>
      </w:r>
      <w:proofErr w:type="gramStart"/>
      <w:r w:rsidRPr="00B20007">
        <w:rPr>
          <w:rFonts w:cs="Times New Roman"/>
          <w:color w:val="000000" w:themeColor="text1"/>
        </w:rPr>
        <w:t>按下锁止按键</w:t>
      </w:r>
      <w:proofErr w:type="gramEnd"/>
      <w:r w:rsidRPr="00B20007">
        <w:rPr>
          <w:rFonts w:cs="Times New Roman"/>
          <w:color w:val="000000" w:themeColor="text1"/>
        </w:rPr>
        <w:t>会允许进入</w:t>
      </w:r>
      <w:r w:rsidRPr="00B20007">
        <w:rPr>
          <w:rFonts w:cs="Times New Roman"/>
          <w:color w:val="000000" w:themeColor="text1"/>
        </w:rPr>
        <w:t>ELD</w:t>
      </w:r>
      <w:proofErr w:type="gramStart"/>
      <w:r w:rsidRPr="00B20007">
        <w:rPr>
          <w:rFonts w:cs="Times New Roman"/>
          <w:color w:val="000000" w:themeColor="text1"/>
        </w:rPr>
        <w:t>锁止工况</w:t>
      </w:r>
      <w:proofErr w:type="gramEnd"/>
      <w:r w:rsidRPr="00B20007">
        <w:rPr>
          <w:rFonts w:cs="Times New Roman"/>
          <w:color w:val="000000" w:themeColor="text1"/>
        </w:rPr>
        <w:t>。</w:t>
      </w:r>
    </w:p>
    <w:p w14:paraId="2357E4B9" w14:textId="1C69980D" w:rsidR="001C7951" w:rsidRPr="00B20007" w:rsidRDefault="00502E58" w:rsidP="00502E58">
      <w:pPr>
        <w:ind w:firstLine="480"/>
        <w:rPr>
          <w:rFonts w:eastAsiaTheme="majorEastAsia" w:cs="Times New Roman"/>
          <w:color w:val="000000" w:themeColor="text1"/>
          <w:szCs w:val="24"/>
        </w:rPr>
      </w:pPr>
      <w:del w:id="30" w:author="Cursor技术评审" w:date="2026-09-14T10:53:04+00:00">
        <w:r>
          <w:delText>①车速低于40km/h；</w:delText>
        </w:r>
      </w:del>
      <w:ins w:id="31" w:author="Cursor技术评审" w:date="2026-09-14T10:53:04+00:00">
        <w:r>
          <w:t>①车速低于可标定锁止允许阈值V_lock_on并持续t_lock_on；V_lock_on必须低于超速解锁阈值，具体数值须依据离合器差速能力、热能力、HARA和整车试验批准。</w:t>
        </w:r>
      </w:ins>
    </w:p>
    <w:p w14:paraId="7DEE49E5" w14:textId="14880787" w:rsidR="001C7951" w:rsidRPr="00B20007" w:rsidRDefault="00502E58" w:rsidP="00502E58">
      <w:pPr>
        <w:ind w:firstLine="480"/>
        <w:rPr>
          <w:rFonts w:eastAsiaTheme="majorEastAsia" w:cs="Times New Roman"/>
          <w:color w:val="000000" w:themeColor="text1"/>
          <w:szCs w:val="24"/>
        </w:rPr>
      </w:pPr>
      <w:del w:id="32" w:author="Cursor技术评审" w:date="2026-09-14T10:53:04+00:00">
        <w:r>
          <w:delText>②TAB处于“Function OFF” (TAB_Sts = 0x0)或“Failure ”(TAB_Sts = 0x4)模式；</w:delText>
        </w:r>
      </w:del>
      <w:ins w:id="33" w:author="Cursor技术评审" w:date="2026-09-14T10:53:04+00:00">
        <w:r>
          <w:t>②TAB_Sts有效且等于Function OFF（0x0）。TAB处于Standby、Active、Failure、Invalid或超时状态时禁止新锁止。</w:t>
        </w:r>
      </w:ins>
    </w:p>
    <w:p w14:paraId="3995DB57" w14:textId="3489D9AD" w:rsidR="001C7951" w:rsidRPr="00B20007" w:rsidRDefault="00502E58" w:rsidP="00502E58">
      <w:pPr>
        <w:ind w:firstLine="480"/>
        <w:rPr>
          <w:rFonts w:eastAsiaTheme="majorEastAsia" w:cs="Times New Roman"/>
          <w:color w:val="000000" w:themeColor="text1"/>
          <w:szCs w:val="24"/>
        </w:rPr>
      </w:pPr>
      <w:del w:id="34" w:author="Cursor技术评审" w:date="2026-09-14T10:53:04+00:00">
        <w:r>
          <w:delText>③车辆驾驶模式处于雪地、泥地、沙地模式。</w:delText>
        </w:r>
      </w:del>
      <w:ins w:id="35" w:author="Cursor技术评审" w:date="2026-09-14T10:53:04+00:00">
        <w:r>
          <w:t>③ManualLockAllowed为真；本版本仅允许Snow、Deep Mud和Soft Sand进行手动锁止。Uneven_Nex只产生自动锁止请求，Off Road保持Auto4且不允许手动锁止。最终模式许可矩阵须经整车功能负责人批准。</w:t>
        </w:r>
      </w:ins>
    </w:p>
    <w:p w14:paraId="450C69E7" w14:textId="721E683A" w:rsidR="001C7951" w:rsidRPr="00B20007" w:rsidRDefault="001C7951" w:rsidP="00502E58">
      <w:pPr>
        <w:ind w:firstLine="480"/>
        <w:rPr>
          <w:rFonts w:cs="Times New Roman"/>
          <w:color w:val="000000" w:themeColor="text1"/>
        </w:rPr>
      </w:pPr>
      <w:del w:id="36" w:author="Cursor技术评审" w:date="2026-09-14T10:53:04+00:00">
        <w:r>
          <w:delText>2）当前状态满足按键锁止条件后，可通过按下锁止按键，将电机一键锁止至完全压紧状态， Message ID 0x152:发送状态值“ LOCK (RearELDLckSts =0x1)” ，Message ID 0x251:发送状态值“Auto1 (AWDOperMode =0x2)”供仪表、开关、ESP进行逻辑判断使用。</w:delText>
        </w:r>
      </w:del>
      <w:ins w:id="37" w:author="Cursor技术评审" w:date="2026-09-14T10:53:04+00:00">
        <w:r>
          <w:t>发出左右离合器锁止请求。请求期间保持上一物理状态，不得立即发布Locked；仅当两侧位置/压力、估算扭矩容量、滑差、温度和确认时间均满足锁止判据时，才发布RearELDLckSts=0x1和AWDOperMode=0x2。超过最大接合时间仍未确认时，应受控卸载扭矩并进入故障处理。</w:t>
        </w:r>
      </w:ins>
    </w:p>
    <w:p w14:paraId="2FB93C18" w14:textId="4DD413A8" w:rsidR="00996B5A" w:rsidRPr="00B20007" w:rsidRDefault="00996B5A" w:rsidP="00502E58">
      <w:pPr>
        <w:ind w:firstLine="480"/>
        <w:rPr>
          <w:rFonts w:cs="Times New Roman"/>
          <w:color w:val="000000" w:themeColor="text1"/>
        </w:rPr>
      </w:pPr>
      <w:r w:rsidRPr="00B20007">
        <w:rPr>
          <w:rFonts w:cs="Times New Roman"/>
          <w:color w:val="000000" w:themeColor="text1"/>
        </w:rPr>
        <w:t>联动锁止：</w:t>
      </w:r>
    </w:p>
    <w:p w14:paraId="4BF3DB76" w14:textId="06D2CF00" w:rsidR="00996B5A" w:rsidRPr="00B20007" w:rsidRDefault="00996B5A" w:rsidP="00996B5A">
      <w:pPr>
        <w:ind w:firstLine="480"/>
        <w:rPr>
          <w:rFonts w:cs="Times New Roman"/>
          <w:color w:val="000000" w:themeColor="text1"/>
        </w:rPr>
      </w:pPr>
      <w:r w:rsidRPr="00B20007">
        <w:rPr>
          <w:rFonts w:cs="Times New Roman"/>
          <w:color w:val="000000" w:themeColor="text1"/>
          <w:shd w:val="clear" w:color="auto" w:fill="FFFFFF"/>
        </w:rPr>
        <w:t>下述</w:t>
      </w:r>
      <w:r w:rsidRPr="00B20007">
        <w:rPr>
          <w:rFonts w:cs="Times New Roman"/>
          <w:color w:val="000000" w:themeColor="text1"/>
        </w:rPr>
        <w:t>条件同时满足时，认为当前状态满足</w:t>
      </w:r>
      <w:proofErr w:type="gramStart"/>
      <w:r w:rsidRPr="00B20007">
        <w:rPr>
          <w:rFonts w:cs="Times New Roman"/>
          <w:color w:val="000000" w:themeColor="text1"/>
        </w:rPr>
        <w:t>按键锁止条件</w:t>
      </w:r>
      <w:proofErr w:type="gramEnd"/>
      <w:r w:rsidRPr="00B20007">
        <w:rPr>
          <w:rFonts w:cs="Times New Roman"/>
          <w:color w:val="000000" w:themeColor="text1"/>
        </w:rPr>
        <w:t>。</w:t>
      </w:r>
    </w:p>
    <w:p w14:paraId="65371AA0" w14:textId="77777777" w:rsidR="00996B5A" w:rsidRPr="00B20007" w:rsidRDefault="00996B5A" w:rsidP="00996B5A">
      <w:pPr>
        <w:ind w:firstLine="480"/>
        <w:rPr>
          <w:rFonts w:eastAsiaTheme="majorEastAsia" w:cs="Times New Roman"/>
          <w:color w:val="000000" w:themeColor="text1"/>
          <w:szCs w:val="24"/>
        </w:rPr>
      </w:pPr>
      <w:del w:id="38" w:author="Cursor技术评审" w:date="2026-09-14T10:53:04+00:00">
        <w:r>
          <w:delText>①车速低于40km/h;</w:delText>
        </w:r>
      </w:del>
      <w:ins w:id="39" w:author="Cursor技术评审" w:date="2026-09-14T10:53:04+00:00">
        <w:r>
          <w:t>①车速低于可标定锁止允许阈值V_lock_on并持续t_lock_on；</w:t>
        </w:r>
      </w:ins>
    </w:p>
    <w:p w14:paraId="0E056763" w14:textId="472E7403" w:rsidR="00996B5A" w:rsidRPr="00B20007" w:rsidRDefault="00996B5A" w:rsidP="00996B5A">
      <w:pPr>
        <w:ind w:firstLine="480"/>
        <w:rPr>
          <w:rFonts w:eastAsiaTheme="majorEastAsia" w:cs="Times New Roman"/>
          <w:color w:val="000000" w:themeColor="text1"/>
          <w:szCs w:val="24"/>
        </w:rPr>
      </w:pPr>
      <w:del w:id="40" w:author="Cursor技术评审" w:date="2026-09-14T10:53:04+00:00">
        <w:r>
          <w:delText>②TAB处于“Function OFF” (TAB_Sts = 0x0)或“Failure ”(TAB_Sts = 0x4)模式。</w:delText>
        </w:r>
      </w:del>
      <w:ins w:id="41" w:author="Cursor技术评审" w:date="2026-09-14T10:53:04+00:00">
        <w:r>
          <w:t>②TAB_Sts有效且等于Function OFF（0x0）；TAB为Failure或通信无效时禁止联动锁止。</w:t>
        </w:r>
      </w:ins>
    </w:p>
    <w:p w14:paraId="55D643E1" w14:textId="78104BAC" w:rsidR="00996B5A" w:rsidRDefault="00996B5A" w:rsidP="00996B5A">
      <w:pPr>
        <w:ind w:firstLine="480"/>
        <w:rPr>
          <w:rFonts w:cs="Times New Roman"/>
          <w:color w:val="000000" w:themeColor="text1"/>
        </w:rPr>
      </w:pPr>
      <w:del w:id="42" w:author="Cursor技术评审" w:date="2026-09-14T10:53:04+00:00">
        <w:r>
          <w:delText>当驾驶模式切换至凹凸路模式时，ELD联动上锁，电机一键锁止至完全压紧状态， Message ID 0x152:发送状态值“LOCK (RearELDLckSts =0x1)”， Message ID 0x251:发送状态值“Auto1 (AWDOperMode =0x2)” 供仪表、开关、ESP进行逻辑判断使用。</w:delText>
        </w:r>
      </w:del>
      <w:ins w:id="43" w:author="Cursor技术评审" w:date="2026-09-14T10:53:04+00:00">
        <w:r>
          <w:t>完成新驾驶模式校验后，先取消原模式请求，再计算Uneven_Nex自动锁止请求，并根据车速、TAB、热状态、故障和执行器可用状态进行唯一仲裁。仲裁允许时发出左右锁止请求；只有物理锁止确认后才发布RearELDLckSts=0x1和AWDOperMode=0x2。</w:t>
        </w:r>
      </w:ins>
    </w:p>
    <w:p w14:paraId="2433FBF3" w14:textId="70E2E1C6" w:rsidR="006C312E" w:rsidRPr="00B20007" w:rsidRDefault="006C312E" w:rsidP="006C312E">
      <w:pPr>
        <w:ind w:firstLine="480"/>
        <w:rPr>
          <w:rFonts w:cs="Times New Roman"/>
          <w:color w:val="000000" w:themeColor="text1"/>
        </w:rPr>
      </w:pPr>
      <w:del w:id="44" w:author="Cursor技术评审" w:date="2026-09-14T10:53:04+00:00">
        <w:r>
          <w:delText>当车锁高于40km/h，驾驶模式切换至凹凸路模式时，此时Message ID 0x152:发送状态值“Lock Request Deny (RearELDLckSts =0x4)”， Message ID 0x251:由Auto4 (AWDOperMode =0x5)供仪表、开关、ESP进行逻辑判断使用，直至车速降低满足锁止条件后，Message ID 0x152:发送状态值“LOCK (RearELDLckSts =0x1)”， Message ID 0x251:发送状态值“Auto1 (AWDOperMode =0x2)” 供仪表、开关、ESP进行逻辑判断使用。</w:delText>
        </w:r>
      </w:del>
      <w:ins w:id="45" w:author="Cursor技术评审" w:date="2026-09-14T10:53:04+00:00">
        <w:r>
          <w:t>当车速不满足V_lock_on条件且切换至Uneven_Nex时，应拒绝本次自动锁止请求，保持Auto4及当前离合器目标，发布对应拒绝结果并终止该请求。车速随后降低不得自动恢复已拒绝请求；只有重新产生有效模式转换或新的锁止请求后才能再次仲裁。</w:t>
        </w:r>
      </w:ins>
    </w:p>
    <w:p w14:paraId="08479FD5" w14:textId="79796B01"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拒绝锁止</w:t>
      </w:r>
    </w:p>
    <w:p w14:paraId="420AFB27" w14:textId="6A540FFF" w:rsidR="00996B5A" w:rsidRPr="00B20007" w:rsidRDefault="00996B5A" w:rsidP="00996B5A">
      <w:pPr>
        <w:ind w:firstLine="480"/>
        <w:rPr>
          <w:rFonts w:cs="Times New Roman"/>
          <w:color w:val="000000" w:themeColor="text1"/>
          <w:lang w:val="en-GB"/>
        </w:rPr>
      </w:pPr>
      <w:r w:rsidRPr="00B20007">
        <w:rPr>
          <w:rFonts w:cs="Times New Roman"/>
          <w:color w:val="000000" w:themeColor="text1"/>
          <w:lang w:val="en-GB"/>
        </w:rPr>
        <w:t>车速过高拒锁：</w:t>
      </w:r>
    </w:p>
    <w:p w14:paraId="3ECB6AD9" w14:textId="5FCF6B57" w:rsidR="001C7951" w:rsidRPr="00B20007" w:rsidRDefault="001C7951" w:rsidP="00C24E12">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w:t>
      </w:r>
      <w:proofErr w:type="gramStart"/>
      <w:r w:rsidRPr="00B20007">
        <w:rPr>
          <w:rFonts w:cs="Times New Roman"/>
          <w:color w:val="000000" w:themeColor="text1"/>
        </w:rPr>
        <w:t>拒锁条件</w:t>
      </w:r>
      <w:proofErr w:type="gramEnd"/>
      <w:r w:rsidRPr="00B20007">
        <w:rPr>
          <w:rFonts w:cs="Times New Roman"/>
          <w:color w:val="000000" w:themeColor="text1"/>
        </w:rPr>
        <w:t>：下述条件满足时，认为当前状态不满足</w:t>
      </w:r>
      <w:proofErr w:type="gramStart"/>
      <w:r w:rsidRPr="00B20007">
        <w:rPr>
          <w:rFonts w:cs="Times New Roman"/>
          <w:color w:val="000000" w:themeColor="text1"/>
        </w:rPr>
        <w:t>按键锁止条件</w:t>
      </w:r>
      <w:proofErr w:type="gramEnd"/>
      <w:r w:rsidRPr="00B20007">
        <w:rPr>
          <w:rFonts w:cs="Times New Roman"/>
          <w:color w:val="000000" w:themeColor="text1"/>
        </w:rPr>
        <w:t>，即</w:t>
      </w:r>
      <w:proofErr w:type="gramStart"/>
      <w:r w:rsidRPr="00B20007">
        <w:rPr>
          <w:rFonts w:cs="Times New Roman"/>
          <w:color w:val="000000" w:themeColor="text1"/>
        </w:rPr>
        <w:t>按下锁止按键</w:t>
      </w:r>
      <w:proofErr w:type="gramEnd"/>
      <w:r w:rsidRPr="00B20007">
        <w:rPr>
          <w:rFonts w:cs="Times New Roman"/>
          <w:color w:val="000000" w:themeColor="text1"/>
        </w:rPr>
        <w:t>会拒绝进入</w:t>
      </w:r>
      <w:r w:rsidRPr="00B20007">
        <w:rPr>
          <w:rFonts w:cs="Times New Roman"/>
          <w:color w:val="000000" w:themeColor="text1"/>
        </w:rPr>
        <w:t>ELD</w:t>
      </w:r>
      <w:proofErr w:type="gramStart"/>
      <w:r w:rsidRPr="00B20007">
        <w:rPr>
          <w:rFonts w:cs="Times New Roman"/>
          <w:color w:val="000000" w:themeColor="text1"/>
        </w:rPr>
        <w:t>锁止工况</w:t>
      </w:r>
      <w:proofErr w:type="gramEnd"/>
      <w:r w:rsidRPr="00B20007">
        <w:rPr>
          <w:rFonts w:cs="Times New Roman"/>
          <w:color w:val="000000" w:themeColor="text1"/>
        </w:rPr>
        <w:t>。</w:t>
      </w:r>
    </w:p>
    <w:p w14:paraId="1CCED0B7" w14:textId="5898E7F1" w:rsidR="001C7951" w:rsidRPr="00B20007" w:rsidRDefault="00502E58" w:rsidP="00502E58">
      <w:pPr>
        <w:ind w:firstLine="480"/>
        <w:rPr>
          <w:rFonts w:eastAsiaTheme="majorEastAsia" w:cs="Times New Roman"/>
          <w:color w:val="000000" w:themeColor="text1"/>
          <w:szCs w:val="24"/>
        </w:rPr>
      </w:pPr>
      <w:del w:id="46" w:author="Cursor技术评审" w:date="2026-09-14T10:53:04+00:00">
        <w:r>
          <w:delText>①车速超过或等于40km/h</w:delText>
        </w:r>
      </w:del>
      <w:ins w:id="47" w:author="Cursor技术评审" w:date="2026-09-14T10:53:04+00:00">
        <w:r>
          <w:t>①车速不低于V_lock_on，或车速信号无效/超时。</w:t>
        </w:r>
      </w:ins>
    </w:p>
    <w:p w14:paraId="050343C6" w14:textId="7AAAA4E5" w:rsidR="001C7951" w:rsidRPr="00B20007" w:rsidRDefault="001C7951" w:rsidP="002016A6">
      <w:pPr>
        <w:ind w:firstLine="480"/>
        <w:rPr>
          <w:rFonts w:cs="Times New Roman"/>
          <w:color w:val="000000" w:themeColor="text1"/>
        </w:rPr>
      </w:pPr>
      <w:del w:id="48" w:author="Cursor技术评审" w:date="2026-09-14T10:53:04+00:00">
        <w:r>
          <w:delText>2）当前状态不满足按键锁止条件时，当按下锁止按键，电机压紧状态不变，Message ID 0x 152:发送状态值“ Lock Request Deny （RearELDLckSts =0x4）”， Message ID 0x251:由Auto1 (AWDOperMode =0x2)切换至锁止前矢量模式状态值供仪表、开关、ESP进行逻辑判断使用，在显示屏中显示“车速过高，请降低车速后再试”需反馈3s，3s后ELD状态由“0x4拒锁”模式切换至“0x0解锁”。</w:delText>
        </w:r>
      </w:del>
      <w:ins w:id="49" w:author="Cursor技术评审" w:date="2026-09-14T10:53:04+00:00">
        <w:r>
          <w:t>当前状态不满足锁止条件时，按键请求应被拒绝并立即终止，不得切换到Auto1。左右离合器保持请求前目标，TOD1保持请求前已达成模式；RearELDLckSts=0x4及HMI提示保持3 s后返回与实际物理状态一致的状态值。</w:t>
        </w:r>
      </w:ins>
    </w:p>
    <w:p w14:paraId="4E02E300" w14:textId="77034A2A" w:rsidR="00996B5A" w:rsidRPr="00B20007" w:rsidRDefault="00996B5A" w:rsidP="002016A6">
      <w:pPr>
        <w:ind w:firstLine="480"/>
        <w:rPr>
          <w:rFonts w:cs="Times New Roman"/>
          <w:color w:val="000000" w:themeColor="text1"/>
        </w:rPr>
      </w:pPr>
      <w:r w:rsidRPr="00B20007">
        <w:rPr>
          <w:rFonts w:cs="Times New Roman"/>
          <w:color w:val="000000" w:themeColor="text1"/>
        </w:rPr>
        <w:lastRenderedPageBreak/>
        <w:t>驾驶模式选择错误拒锁：</w:t>
      </w:r>
    </w:p>
    <w:p w14:paraId="5441151C" w14:textId="4ED6580F" w:rsidR="00CF28F5" w:rsidRPr="00B20007" w:rsidRDefault="00CF28F5" w:rsidP="00CF28F5">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w:t>
      </w:r>
      <w:proofErr w:type="gramStart"/>
      <w:r w:rsidRPr="00B20007">
        <w:rPr>
          <w:rFonts w:cs="Times New Roman"/>
          <w:color w:val="000000" w:themeColor="text1"/>
        </w:rPr>
        <w:t>拒锁条件</w:t>
      </w:r>
      <w:proofErr w:type="gramEnd"/>
      <w:r w:rsidRPr="00B20007">
        <w:rPr>
          <w:rFonts w:cs="Times New Roman"/>
          <w:color w:val="000000" w:themeColor="text1"/>
        </w:rPr>
        <w:t>：下述条件任一条满足时，认为当前状态不满足</w:t>
      </w:r>
      <w:proofErr w:type="gramStart"/>
      <w:r w:rsidRPr="00B20007">
        <w:rPr>
          <w:rFonts w:cs="Times New Roman"/>
          <w:color w:val="000000" w:themeColor="text1"/>
        </w:rPr>
        <w:t>按键锁止条件</w:t>
      </w:r>
      <w:proofErr w:type="gramEnd"/>
      <w:r w:rsidRPr="00B20007">
        <w:rPr>
          <w:rFonts w:cs="Times New Roman"/>
          <w:color w:val="000000" w:themeColor="text1"/>
        </w:rPr>
        <w:t>，即</w:t>
      </w:r>
      <w:proofErr w:type="gramStart"/>
      <w:r w:rsidRPr="00B20007">
        <w:rPr>
          <w:rFonts w:cs="Times New Roman"/>
          <w:color w:val="000000" w:themeColor="text1"/>
        </w:rPr>
        <w:t>按下锁止按键</w:t>
      </w:r>
      <w:proofErr w:type="gramEnd"/>
      <w:r w:rsidRPr="00B20007">
        <w:rPr>
          <w:rFonts w:cs="Times New Roman"/>
          <w:color w:val="000000" w:themeColor="text1"/>
        </w:rPr>
        <w:t>会拒绝进入</w:t>
      </w:r>
      <w:r w:rsidRPr="00B20007">
        <w:rPr>
          <w:rFonts w:cs="Times New Roman"/>
          <w:color w:val="000000" w:themeColor="text1"/>
        </w:rPr>
        <w:t>ELD</w:t>
      </w:r>
      <w:proofErr w:type="gramStart"/>
      <w:r w:rsidRPr="00B20007">
        <w:rPr>
          <w:rFonts w:cs="Times New Roman"/>
          <w:color w:val="000000" w:themeColor="text1"/>
        </w:rPr>
        <w:t>锁止工况</w:t>
      </w:r>
      <w:proofErr w:type="gramEnd"/>
      <w:r w:rsidRPr="00B20007">
        <w:rPr>
          <w:rFonts w:cs="Times New Roman"/>
          <w:color w:val="000000" w:themeColor="text1"/>
        </w:rPr>
        <w:t>。</w:t>
      </w:r>
    </w:p>
    <w:p w14:paraId="72909E4F" w14:textId="4D8D9433" w:rsidR="00452209" w:rsidRPr="00B20007" w:rsidRDefault="00CF28F5" w:rsidP="00452209">
      <w:pPr>
        <w:ind w:firstLine="480"/>
        <w:rPr>
          <w:rFonts w:eastAsiaTheme="majorEastAsia" w:cs="Times New Roman"/>
          <w:color w:val="000000" w:themeColor="text1"/>
          <w:szCs w:val="24"/>
        </w:rPr>
      </w:pPr>
      <w:del w:id="50" w:author="Cursor技术评审" w:date="2026-09-14T10:53:04+00:00">
        <w:r>
          <w:delText>①TAB处于TAB处于“Standby” (TAB_Sts = 0x1)或“Active ”(TAB_Sts = 0x2)模式。</w:delText>
        </w:r>
      </w:del>
      <w:ins w:id="51" w:author="Cursor技术评审" w:date="2026-09-14T10:53:04+00:00">
        <w:r>
          <w:t>①TAB_Sts等于Standby（0x1）、Active（0x2）、Failure（0x4）、Invalid或通信超时；</w:t>
        </w:r>
      </w:ins>
    </w:p>
    <w:p w14:paraId="31162A78" w14:textId="575B5B80" w:rsidR="00452209" w:rsidRPr="00B20007" w:rsidRDefault="00CF28F5" w:rsidP="00452209">
      <w:pPr>
        <w:ind w:firstLine="480"/>
        <w:rPr>
          <w:rFonts w:eastAsiaTheme="majorEastAsia" w:cs="Times New Roman"/>
          <w:color w:val="000000" w:themeColor="text1"/>
          <w:szCs w:val="24"/>
        </w:rPr>
      </w:pPr>
      <w:del w:id="52" w:author="Cursor技术评审" w:date="2026-09-14T10:53:04+00:00">
        <w:r>
          <w:delText>②驾驶模式不处于雪地、泥地、沙地、越野模式、凹凸路模式。</w:delText>
        </w:r>
      </w:del>
      <w:ins w:id="53" w:author="Cursor技术评审" w:date="2026-09-14T10:53:04+00:00">
        <w:r>
          <w:t>②手动锁止仅允许Snow、Deep Mud和Soft Sand；其他模式的按键锁止请求均按模式不允许处理。Uneven_Nex的自动请求按独立仲裁路径处理。</w:t>
        </w:r>
      </w:ins>
    </w:p>
    <w:p w14:paraId="7F6806CA" w14:textId="4B3C3E66" w:rsidR="00CF28F5" w:rsidRPr="00B20007" w:rsidRDefault="00452209" w:rsidP="00D31950">
      <w:pPr>
        <w:ind w:firstLine="480"/>
        <w:rPr>
          <w:rFonts w:cs="Times New Roman"/>
          <w:color w:val="000000" w:themeColor="text1"/>
        </w:rPr>
      </w:pPr>
      <w:del w:id="54" w:author="Cursor技术评审" w:date="2026-09-14T10:53:04+00:00">
        <w:r>
          <w:delText>2）当车辆驾驶模式处于标准、运动、经济、狂暴、赛道、草地/砾石模式时，按下锁止按键，Message ID 152:发送状态值“Driving Mode Select Error (RearELDLckSts =0x3)” ，Message ID 0x251:由Auto1 (AWDOperMode =0x2)切换至锁止前矢量模式状态值供仪表、开关、ESP进行逻辑判断使用需反馈3s, 3s后ELD状态由“0x4拒锁”模式切换至“0x0解锁”。矢量模式压紧状态不变，维持按下锁止按键前的状态。</w:delText>
        </w:r>
      </w:del>
      <w:ins w:id="55" w:author="Cursor技术评审" w:date="2026-09-14T10:53:04+00:00">
        <w:r>
          <w:t>当ManualLockAllowed为假时，拒绝按键锁止并保持请求前离合器目标及AWD模式，RearELDLckSts=0x3保持3 s后返回与实际物理状态一致的状态值。不得从Auto1切换，因为被拒绝请求不应进入Auto1；不得在3 s后错误使用0x4代替0x3。</w:t>
        </w:r>
      </w:ins>
    </w:p>
    <w:p w14:paraId="694BBD99" w14:textId="48BC6B2A" w:rsidR="001C7951" w:rsidRPr="00B20007" w:rsidRDefault="001C7951" w:rsidP="00CF28F5">
      <w:pPr>
        <w:ind w:firstLine="480"/>
        <w:rPr>
          <w:rFonts w:eastAsia="宋体" w:cs="Times New Roman"/>
          <w:i/>
          <w:iCs/>
          <w:color w:val="000000" w:themeColor="text1"/>
          <w:shd w:val="clear" w:color="auto" w:fill="FFFFFF"/>
          <w:lang w:val="en-GB"/>
        </w:rPr>
      </w:pPr>
      <w:r w:rsidRPr="00B20007">
        <w:rPr>
          <w:rFonts w:eastAsia="宋体" w:cs="Times New Roman"/>
          <w:color w:val="000000" w:themeColor="text1"/>
          <w:shd w:val="clear" w:color="auto" w:fill="FFFFFF"/>
          <w:lang w:val="en-GB"/>
        </w:rPr>
        <w:t>4.</w:t>
      </w:r>
      <w:r w:rsidR="00AA36F7" w:rsidRPr="00B20007">
        <w:rPr>
          <w:rFonts w:eastAsia="宋体" w:cs="Times New Roman"/>
          <w:color w:val="000000" w:themeColor="text1"/>
          <w:shd w:val="clear" w:color="auto" w:fill="FFFFFF"/>
          <w:lang w:val="en-GB"/>
        </w:rPr>
        <w:t>2</w:t>
      </w:r>
      <w:r w:rsidRPr="00B20007">
        <w:rPr>
          <w:rFonts w:eastAsia="宋体" w:cs="Times New Roman"/>
          <w:color w:val="000000" w:themeColor="text1"/>
          <w:shd w:val="clear" w:color="auto" w:fill="FFFFFF"/>
          <w:lang w:val="en-GB"/>
        </w:rPr>
        <w:t>.3</w:t>
      </w:r>
      <w:r w:rsidRPr="00B20007">
        <w:rPr>
          <w:rFonts w:eastAsia="宋体" w:cs="Times New Roman"/>
          <w:color w:val="000000" w:themeColor="text1"/>
          <w:shd w:val="clear" w:color="auto" w:fill="FFFFFF"/>
          <w:lang w:val="en-GB"/>
        </w:rPr>
        <w:t>超速报警</w:t>
      </w:r>
    </w:p>
    <w:p w14:paraId="19B5790A"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超速状态：</w:t>
      </w:r>
    </w:p>
    <w:p w14:paraId="7F7F1F18"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1</w:t>
      </w:r>
      <w:r w:rsidRPr="00B20007">
        <w:rPr>
          <w:rFonts w:cs="Times New Roman"/>
          <w:color w:val="000000" w:themeColor="text1"/>
        </w:rPr>
        <w:t>）超速报警条件：</w:t>
      </w:r>
    </w:p>
    <w:p w14:paraId="4AD8D507" w14:textId="18257FCB" w:rsidR="001C7951" w:rsidRPr="00B20007" w:rsidRDefault="001C7951" w:rsidP="00FC71C3">
      <w:pPr>
        <w:ind w:firstLine="480"/>
        <w:rPr>
          <w:rFonts w:cs="Times New Roman"/>
          <w:color w:val="000000" w:themeColor="text1"/>
        </w:rPr>
      </w:pPr>
      <w:del w:id="56" w:author="Cursor技术评审" w:date="2026-09-14T10:53:04+00:00">
        <w:r>
          <w:delText>当车速在30km/h-40 km/h时，矢量模式状态不变，Message ID 0x152:发送状态值“Over-Speed Warning (RearELDLckSts =0x2)”， Message ID 0x251:发送状态值“Auto1 (AWDOperMode =0x2)”直至退出ELD锁止工况或重新上锁，供仪表、开关、ESP进行逻辑判断使用。</w:delText>
        </w:r>
      </w:del>
      <w:ins w:id="57" w:author="Cursor技术评审" w:date="2026-09-14T10:53:04+00:00">
        <w:r>
          <w:t>已确认锁止状态下，当车速达到V_warn_on并持续t_warn_on且尚未达到V_unlock_on时，保持当前锁止目标，发布RearELDLckSts=0x2和AWDOperMode=0x2。报警状态不改变物理状态；若任何安全、热或故障条件要求解锁，应立即转入受控解锁。</w:t>
        </w:r>
      </w:ins>
    </w:p>
    <w:p w14:paraId="7B714A60"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2</w:t>
      </w:r>
      <w:r w:rsidRPr="00B20007">
        <w:rPr>
          <w:rFonts w:cs="Times New Roman"/>
          <w:color w:val="000000" w:themeColor="text1"/>
        </w:rPr>
        <w:t>）</w:t>
      </w:r>
      <w:proofErr w:type="gramStart"/>
      <w:r w:rsidRPr="00B20007">
        <w:rPr>
          <w:rFonts w:cs="Times New Roman"/>
          <w:color w:val="000000" w:themeColor="text1"/>
        </w:rPr>
        <w:t>重新锁止策略</w:t>
      </w:r>
      <w:proofErr w:type="gramEnd"/>
      <w:r w:rsidRPr="00B20007">
        <w:rPr>
          <w:rFonts w:cs="Times New Roman"/>
          <w:color w:val="000000" w:themeColor="text1"/>
        </w:rPr>
        <w:t>：</w:t>
      </w:r>
    </w:p>
    <w:p w14:paraId="443F471A" w14:textId="59695305" w:rsidR="001C7951" w:rsidRPr="00B20007" w:rsidRDefault="001C7951" w:rsidP="00EF6486">
      <w:pPr>
        <w:ind w:leftChars="50" w:left="120" w:firstLineChars="150" w:firstLine="360"/>
        <w:rPr>
          <w:rFonts w:cs="Times New Roman"/>
          <w:color w:val="000000" w:themeColor="text1"/>
        </w:rPr>
      </w:pPr>
      <w:del w:id="58" w:author="Cursor技术评审" w:date="2026-09-14T10:53:04+00:00">
        <w:r>
          <w:delText>当车速回落至30 km/h以内时，矢量模式状态不变， Message ID 0x152:发送状态值“Locked（RearELDLckSts =0x1)” ，Message ID 0x251:发送状态值“Auto1 (AWDOperMode =0x2)”供仪表、开关、ESP进行逻辑判断使用。</w:delText>
        </w:r>
      </w:del>
      <w:ins w:id="59" w:author="Cursor技术评审" w:date="2026-09-14T10:53:04+00:00">
        <w:r>
          <w:t>报警状态下，当车速低于V_warn_off并持续t_warn_off，且V_warn_off&lt;V_warn_on、锁止确认仍有效时，恢复发布RearELDLckSts=0x1。V_lock_on、V_warn_on、V_warn_off、V_unlock_on及持续时间均为可标定参数，释放值须经供应商能力、HARA、热试验和整车验证批准。</w:t>
        </w:r>
      </w:ins>
    </w:p>
    <w:p w14:paraId="4A977E98" w14:textId="6FEEB818" w:rsidR="001C7951" w:rsidRPr="00B20007" w:rsidRDefault="001C7951" w:rsidP="00C66815">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B20007">
        <w:rPr>
          <w:rFonts w:ascii="Times New Roman" w:eastAsia="宋体" w:hAnsi="Times New Roman" w:cs="Times New Roman"/>
          <w:i w:val="0"/>
          <w:iCs w:val="0"/>
          <w:color w:val="000000" w:themeColor="text1"/>
          <w:shd w:val="clear" w:color="auto" w:fill="FFFFFF"/>
          <w:lang w:val="en-GB"/>
        </w:rPr>
        <w:t>4.</w:t>
      </w:r>
      <w:r w:rsidR="00AA36F7" w:rsidRPr="00B20007">
        <w:rPr>
          <w:rFonts w:ascii="Times New Roman" w:eastAsia="宋体" w:hAnsi="Times New Roman" w:cs="Times New Roman"/>
          <w:i w:val="0"/>
          <w:iCs w:val="0"/>
          <w:color w:val="000000" w:themeColor="text1"/>
          <w:shd w:val="clear" w:color="auto" w:fill="FFFFFF"/>
          <w:lang w:val="en-GB"/>
        </w:rPr>
        <w:t>2</w:t>
      </w:r>
      <w:r w:rsidRPr="00B20007">
        <w:rPr>
          <w:rFonts w:ascii="Times New Roman" w:eastAsia="宋体" w:hAnsi="Times New Roman" w:cs="Times New Roman"/>
          <w:i w:val="0"/>
          <w:iCs w:val="0"/>
          <w:color w:val="000000" w:themeColor="text1"/>
          <w:shd w:val="clear" w:color="auto" w:fill="FFFFFF"/>
          <w:lang w:val="en-GB"/>
        </w:rPr>
        <w:t xml:space="preserve">.4 </w:t>
      </w:r>
      <w:r w:rsidRPr="00B20007">
        <w:rPr>
          <w:rFonts w:ascii="Times New Roman" w:eastAsia="宋体" w:hAnsi="Times New Roman" w:cs="Times New Roman"/>
          <w:i w:val="0"/>
          <w:iCs w:val="0"/>
          <w:color w:val="000000" w:themeColor="text1"/>
          <w:shd w:val="clear" w:color="auto" w:fill="FFFFFF"/>
          <w:lang w:val="en-GB"/>
        </w:rPr>
        <w:t>解锁</w:t>
      </w:r>
    </w:p>
    <w:p w14:paraId="2E767E40"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超速解锁：</w:t>
      </w:r>
    </w:p>
    <w:p w14:paraId="12D61766" w14:textId="7BDA61AD" w:rsidR="001C7951" w:rsidRPr="00B20007" w:rsidRDefault="001C7951" w:rsidP="00EF6486">
      <w:pPr>
        <w:ind w:leftChars="50" w:left="120" w:firstLineChars="150" w:firstLine="360"/>
        <w:rPr>
          <w:rFonts w:cs="Times New Roman"/>
          <w:color w:val="000000" w:themeColor="text1"/>
        </w:rPr>
      </w:pPr>
      <w:del w:id="60" w:author="Cursor技术评审" w:date="2026-09-14T10:53:04+00:00">
        <w:r>
          <w:delText>当车速超过40 km/h，退出ELD锁止工况，Message ID 0x152:发送状态值“UnLocked（RearELDLckSts =0x0)” ，Message ID 0x251:由Auto1 (AWDOperMode =0x2)切换至锁止前矢量模式状态值供仪表、开关、ESP进行逻辑判断使用。且超速解锁后车速再次回落到30km/h以下时，不会再次进入ELD锁止工况。</w:delText>
        </w:r>
      </w:del>
      <w:ins w:id="61" w:author="Cursor技术评审" w:date="2026-09-14T10:53:04+00:00">
        <w:r>
          <w:t>已确认锁止状态下，当车速达到V_unlock_on并持续t_unlock_on时，按规定斜率卸载左右离合器扭矩并确认打开，随后发布RearELDLckSts=0x0并恢复当前驾驶模式对应的AWD模式。超速解锁后即使车速降低也不得自动恢复原锁止请求。</w:t>
        </w:r>
      </w:ins>
    </w:p>
    <w:p w14:paraId="3A4C55BC"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手动解锁：</w:t>
      </w:r>
    </w:p>
    <w:p w14:paraId="1D81D12F" w14:textId="2A1A8359" w:rsidR="001C7951" w:rsidRPr="00B20007" w:rsidRDefault="001C7951" w:rsidP="00FC71C3">
      <w:pPr>
        <w:ind w:firstLine="480"/>
        <w:rPr>
          <w:rFonts w:cs="Times New Roman"/>
          <w:color w:val="000000" w:themeColor="text1"/>
        </w:rPr>
      </w:pPr>
      <w:r w:rsidRPr="00B20007">
        <w:rPr>
          <w:rFonts w:cs="Times New Roman"/>
          <w:color w:val="000000" w:themeColor="text1"/>
        </w:rPr>
        <w:lastRenderedPageBreak/>
        <w:t>在</w:t>
      </w:r>
      <w:r w:rsidRPr="00B20007">
        <w:rPr>
          <w:rFonts w:cs="Times New Roman"/>
          <w:color w:val="000000" w:themeColor="text1"/>
        </w:rPr>
        <w:t>ELD</w:t>
      </w:r>
      <w:proofErr w:type="gramStart"/>
      <w:r w:rsidRPr="00B20007">
        <w:rPr>
          <w:rFonts w:cs="Times New Roman"/>
          <w:color w:val="000000" w:themeColor="text1"/>
        </w:rPr>
        <w:t>锁止工况</w:t>
      </w:r>
      <w:proofErr w:type="gramEnd"/>
      <w:r w:rsidRPr="00B20007">
        <w:rPr>
          <w:rFonts w:cs="Times New Roman"/>
          <w:color w:val="000000" w:themeColor="text1"/>
        </w:rPr>
        <w:t>下，</w:t>
      </w:r>
      <w:proofErr w:type="gramStart"/>
      <w:r w:rsidRPr="00B20007">
        <w:rPr>
          <w:rFonts w:cs="Times New Roman"/>
          <w:color w:val="000000" w:themeColor="text1"/>
        </w:rPr>
        <w:t>按下锁止按键</w:t>
      </w:r>
      <w:proofErr w:type="gramEnd"/>
      <w:r w:rsidRPr="00B20007">
        <w:rPr>
          <w:rFonts w:cs="Times New Roman"/>
          <w:color w:val="000000" w:themeColor="text1"/>
        </w:rPr>
        <w:t>，实现手动解锁（超速报警状态</w:t>
      </w:r>
      <w:proofErr w:type="gramStart"/>
      <w:r w:rsidRPr="00B20007">
        <w:rPr>
          <w:rFonts w:cs="Times New Roman"/>
          <w:color w:val="000000" w:themeColor="text1"/>
        </w:rPr>
        <w:t>按下锁止按键</w:t>
      </w:r>
      <w:proofErr w:type="gramEnd"/>
      <w:r w:rsidRPr="00B20007">
        <w:rPr>
          <w:rFonts w:cs="Times New Roman"/>
          <w:color w:val="000000" w:themeColor="text1"/>
        </w:rPr>
        <w:t>也可实现手动解锁），即退出</w:t>
      </w:r>
      <w:r w:rsidRPr="00B20007">
        <w:rPr>
          <w:rFonts w:cs="Times New Roman"/>
          <w:color w:val="000000" w:themeColor="text1"/>
        </w:rPr>
        <w:t>ELD</w:t>
      </w:r>
      <w:proofErr w:type="gramStart"/>
      <w:r w:rsidRPr="00B20007">
        <w:rPr>
          <w:rFonts w:cs="Times New Roman"/>
          <w:color w:val="000000" w:themeColor="text1"/>
        </w:rPr>
        <w:t>锁止工况</w:t>
      </w:r>
      <w:proofErr w:type="gramEnd"/>
      <w:r w:rsidR="004F3D06" w:rsidRPr="00B20007">
        <w:rPr>
          <w:rFonts w:cs="Times New Roman"/>
          <w:color w:val="000000" w:themeColor="text1"/>
        </w:rPr>
        <w:t>，</w:t>
      </w:r>
      <w:r w:rsidR="004F3D06" w:rsidRPr="00B20007">
        <w:rPr>
          <w:rFonts w:cs="Times New Roman"/>
          <w:color w:val="000000" w:themeColor="text1"/>
        </w:rPr>
        <w:t xml:space="preserve">Message ID </w:t>
      </w:r>
      <w:r w:rsidR="007406F6" w:rsidRPr="00B20007">
        <w:rPr>
          <w:rFonts w:cs="Times New Roman"/>
          <w:color w:val="000000" w:themeColor="text1"/>
        </w:rPr>
        <w:t>0x</w:t>
      </w:r>
      <w:r w:rsidR="004F3D06" w:rsidRPr="00B20007">
        <w:rPr>
          <w:rFonts w:cs="Times New Roman"/>
          <w:color w:val="000000" w:themeColor="text1"/>
        </w:rPr>
        <w:t>152:</w:t>
      </w:r>
      <w:r w:rsidR="004F3D06" w:rsidRPr="00B20007">
        <w:rPr>
          <w:rFonts w:cs="Times New Roman"/>
          <w:color w:val="000000" w:themeColor="text1"/>
        </w:rPr>
        <w:t>发送状态值</w:t>
      </w:r>
      <w:r w:rsidR="004F3D06" w:rsidRPr="00B20007">
        <w:rPr>
          <w:rFonts w:cs="Times New Roman"/>
          <w:color w:val="000000" w:themeColor="text1"/>
        </w:rPr>
        <w:t>“</w:t>
      </w:r>
      <w:proofErr w:type="spellStart"/>
      <w:r w:rsidR="00C24E12" w:rsidRPr="00B20007">
        <w:rPr>
          <w:rFonts w:cs="Times New Roman"/>
          <w:color w:val="000000" w:themeColor="text1"/>
        </w:rPr>
        <w:t>UnLocked</w:t>
      </w:r>
      <w:proofErr w:type="spellEnd"/>
      <w:r w:rsidR="00EF6486" w:rsidRPr="00B20007">
        <w:rPr>
          <w:rFonts w:cs="Times New Roman"/>
          <w:color w:val="000000" w:themeColor="text1"/>
        </w:rPr>
        <w:t xml:space="preserve"> </w:t>
      </w:r>
      <w:r w:rsidR="004F3D06" w:rsidRPr="00B20007">
        <w:rPr>
          <w:rFonts w:cs="Times New Roman"/>
          <w:color w:val="000000" w:themeColor="text1"/>
        </w:rPr>
        <w:t>（</w:t>
      </w:r>
      <w:proofErr w:type="spellStart"/>
      <w:r w:rsidR="004F3D06" w:rsidRPr="00B20007">
        <w:rPr>
          <w:rFonts w:cs="Times New Roman"/>
          <w:bCs/>
          <w:color w:val="000000" w:themeColor="text1"/>
        </w:rPr>
        <w:t>RearELDLckSts</w:t>
      </w:r>
      <w:proofErr w:type="spellEnd"/>
      <w:r w:rsidR="004F3D06" w:rsidRPr="00B20007">
        <w:rPr>
          <w:rFonts w:cs="Times New Roman"/>
          <w:color w:val="000000" w:themeColor="text1"/>
        </w:rPr>
        <w:t xml:space="preserve"> =</w:t>
      </w:r>
      <w:r w:rsidR="007406F6" w:rsidRPr="00B20007">
        <w:rPr>
          <w:rFonts w:cs="Times New Roman"/>
          <w:color w:val="000000" w:themeColor="text1"/>
        </w:rPr>
        <w:t>0x</w:t>
      </w:r>
      <w:r w:rsidR="004F3D06" w:rsidRPr="00B20007">
        <w:rPr>
          <w:rFonts w:cs="Times New Roman"/>
          <w:color w:val="000000" w:themeColor="text1"/>
        </w:rPr>
        <w:t xml:space="preserve">0)” </w:t>
      </w:r>
      <w:r w:rsidR="004F3D06" w:rsidRPr="00B20007">
        <w:rPr>
          <w:rFonts w:cs="Times New Roman"/>
          <w:color w:val="000000" w:themeColor="text1"/>
        </w:rPr>
        <w:t>，</w:t>
      </w:r>
      <w:r w:rsidR="00446B0F" w:rsidRPr="00B20007">
        <w:rPr>
          <w:rFonts w:cs="Times New Roman"/>
          <w:color w:val="000000" w:themeColor="text1"/>
        </w:rPr>
        <w:t>Message ID 0x251:</w:t>
      </w:r>
      <w:r w:rsidR="00446B0F" w:rsidRPr="00B20007">
        <w:rPr>
          <w:rFonts w:cs="Times New Roman" w:hint="eastAsia"/>
          <w:color w:val="000000" w:themeColor="text1"/>
        </w:rPr>
        <w:t>由</w:t>
      </w:r>
      <w:r w:rsidR="00446B0F" w:rsidRPr="00B20007">
        <w:rPr>
          <w:rFonts w:cs="Times New Roman"/>
          <w:color w:val="000000" w:themeColor="text1"/>
        </w:rPr>
        <w:t>Auto1</w:t>
      </w:r>
      <w:r w:rsidR="00EF6486" w:rsidRPr="00B20007">
        <w:rPr>
          <w:rFonts w:cs="Times New Roman"/>
          <w:color w:val="000000" w:themeColor="text1"/>
        </w:rPr>
        <w:t xml:space="preserve"> </w:t>
      </w:r>
      <w:r w:rsidR="00446B0F" w:rsidRPr="00B20007">
        <w:rPr>
          <w:rFonts w:cs="Times New Roman"/>
          <w:color w:val="000000" w:themeColor="text1"/>
        </w:rPr>
        <w:t>(</w:t>
      </w:r>
      <w:proofErr w:type="spellStart"/>
      <w:r w:rsidR="00446B0F" w:rsidRPr="00B20007">
        <w:rPr>
          <w:rFonts w:cs="Times New Roman"/>
          <w:noProof/>
          <w:color w:val="000000" w:themeColor="text1"/>
          <w:kern w:val="0"/>
        </w:rPr>
        <w:t>AWDOperMode</w:t>
      </w:r>
      <w:proofErr w:type="spellEnd"/>
      <w:r w:rsidR="00446B0F" w:rsidRPr="00B20007">
        <w:rPr>
          <w:rFonts w:cs="Times New Roman"/>
          <w:color w:val="000000" w:themeColor="text1"/>
        </w:rPr>
        <w:t xml:space="preserve"> =0x2)</w:t>
      </w:r>
      <w:r w:rsidR="00446B0F" w:rsidRPr="00B20007">
        <w:rPr>
          <w:rFonts w:cs="Times New Roman" w:hint="eastAsia"/>
          <w:color w:val="000000" w:themeColor="text1"/>
        </w:rPr>
        <w:t>切换</w:t>
      </w:r>
      <w:proofErr w:type="gramStart"/>
      <w:r w:rsidR="00446B0F" w:rsidRPr="00B20007">
        <w:rPr>
          <w:rFonts w:cs="Times New Roman" w:hint="eastAsia"/>
          <w:color w:val="000000" w:themeColor="text1"/>
        </w:rPr>
        <w:t>至</w:t>
      </w:r>
      <w:r w:rsidR="00446B0F" w:rsidRPr="00B20007">
        <w:rPr>
          <w:rFonts w:cs="Times New Roman"/>
          <w:color w:val="000000" w:themeColor="text1"/>
        </w:rPr>
        <w:t>锁止</w:t>
      </w:r>
      <w:proofErr w:type="gramEnd"/>
      <w:r w:rsidR="00446B0F" w:rsidRPr="00B20007">
        <w:rPr>
          <w:rFonts w:cs="Times New Roman"/>
          <w:color w:val="000000" w:themeColor="text1"/>
        </w:rPr>
        <w:t>前矢量模式状态值供仪表、开关、</w:t>
      </w:r>
      <w:r w:rsidR="00446B0F" w:rsidRPr="00B20007">
        <w:rPr>
          <w:rFonts w:cs="Times New Roman"/>
          <w:color w:val="000000" w:themeColor="text1"/>
        </w:rPr>
        <w:t>ESP</w:t>
      </w:r>
      <w:r w:rsidR="00446B0F" w:rsidRPr="00B20007">
        <w:rPr>
          <w:rFonts w:cs="Times New Roman"/>
          <w:color w:val="000000" w:themeColor="text1"/>
        </w:rPr>
        <w:t>进行逻辑判断使用</w:t>
      </w:r>
      <w:r w:rsidR="004F3D06" w:rsidRPr="00B20007">
        <w:rPr>
          <w:rFonts w:cs="Times New Roman"/>
          <w:color w:val="000000" w:themeColor="text1"/>
        </w:rPr>
        <w:t>。</w:t>
      </w:r>
    </w:p>
    <w:p w14:paraId="1842C148" w14:textId="77777777" w:rsidR="001C7951" w:rsidRPr="00B20007" w:rsidRDefault="001C7951" w:rsidP="00FC71C3">
      <w:pPr>
        <w:ind w:firstLine="480"/>
        <w:rPr>
          <w:rFonts w:cs="Times New Roman"/>
          <w:color w:val="000000" w:themeColor="text1"/>
        </w:rPr>
      </w:pPr>
      <w:r w:rsidRPr="00B20007">
        <w:rPr>
          <w:rFonts w:cs="Times New Roman"/>
          <w:color w:val="000000" w:themeColor="text1"/>
        </w:rPr>
        <w:t>联动解锁：</w:t>
      </w:r>
    </w:p>
    <w:p w14:paraId="53FDAC64" w14:textId="478ACF7B" w:rsidR="001C7951" w:rsidRPr="00B20007" w:rsidRDefault="001C7951" w:rsidP="00FC71C3">
      <w:pPr>
        <w:ind w:firstLine="480"/>
        <w:rPr>
          <w:rFonts w:cs="Times New Roman"/>
          <w:color w:val="000000" w:themeColor="text1"/>
        </w:rPr>
      </w:pPr>
      <w:del w:id="62" w:author="Cursor技术评审" w:date="2026-09-14T10:53:04+00:00">
        <w:r>
          <w:delText>切换任意驾驶模式，检测到驾驶模式（DrivingModeReq_ESP）的coding值发生改变，则退出ELD锁止工况，Message ID 0x152:发送状态值“UnLocked （RearELDLckSts =0x0)” ，Message ID 0x251:由Auto1 (AWDOperMode =0x2)切换至当前驾驶模式对应的矢量模式状态值供仪表、开关、ESP进行逻辑判断使用。</w:delText>
        </w:r>
      </w:del>
      <w:ins w:id="63" w:author="Cursor技术评审" w:date="2026-09-14T10:53:04+00:00">
        <w:r>
          <w:t>驾驶模式编码变化时，应按“校验新模式→取消原模式请求→计算新ELD请求→结合车速、TAB、热状态、故障和执行器状态仲裁→生成唯一目标状态”的顺序处理。仅在最终目标不要求ELD锁止时受控解锁；切换至Uneven_Nex不得同时触发无条件解锁和自动锁止。</w:t>
        </w:r>
      </w:ins>
    </w:p>
    <w:p w14:paraId="33467382" w14:textId="081B7110" w:rsidR="00345366" w:rsidRPr="00FC778A" w:rsidRDefault="00345366" w:rsidP="00FC778A">
      <w:pPr>
        <w:pStyle w:val="4"/>
        <w:spacing w:before="320" w:after="130" w:line="223" w:lineRule="auto"/>
        <w:ind w:firstLineChars="0" w:firstLine="0"/>
        <w:rPr>
          <w:rFonts w:ascii="Times New Roman" w:eastAsia="宋体" w:hAnsi="Times New Roman" w:cs="Times New Roman"/>
          <w:i w:val="0"/>
          <w:iCs w:val="0"/>
          <w:color w:val="000000" w:themeColor="text1"/>
          <w:shd w:val="clear" w:color="auto" w:fill="FFFFFF"/>
          <w:lang w:val="en-GB"/>
        </w:rPr>
      </w:pPr>
      <w:r w:rsidRPr="00FC778A">
        <w:rPr>
          <w:rFonts w:ascii="Times New Roman" w:eastAsia="宋体" w:hAnsi="Times New Roman" w:cs="Times New Roman" w:hint="eastAsia"/>
          <w:i w:val="0"/>
          <w:iCs w:val="0"/>
          <w:color w:val="000000" w:themeColor="text1"/>
          <w:shd w:val="clear" w:color="auto" w:fill="FFFFFF"/>
          <w:lang w:val="en-GB"/>
        </w:rPr>
        <w:t>4.2.5</w:t>
      </w:r>
      <w:proofErr w:type="gramStart"/>
      <w:r w:rsidR="00A10104" w:rsidRPr="00FC778A">
        <w:rPr>
          <w:rFonts w:ascii="Times New Roman" w:eastAsia="宋体" w:hAnsi="Times New Roman" w:cs="Times New Roman" w:hint="eastAsia"/>
          <w:i w:val="0"/>
          <w:iCs w:val="0"/>
          <w:color w:val="000000" w:themeColor="text1"/>
          <w:shd w:val="clear" w:color="auto" w:fill="FFFFFF"/>
          <w:lang w:val="en-GB"/>
        </w:rPr>
        <w:t>锁止</w:t>
      </w:r>
      <w:r w:rsidRPr="00FC778A">
        <w:rPr>
          <w:rFonts w:ascii="Times New Roman" w:eastAsia="宋体" w:hAnsi="Times New Roman" w:cs="Times New Roman" w:hint="eastAsia"/>
          <w:i w:val="0"/>
          <w:iCs w:val="0"/>
          <w:color w:val="000000" w:themeColor="text1"/>
          <w:shd w:val="clear" w:color="auto" w:fill="FFFFFF"/>
          <w:lang w:val="en-GB"/>
        </w:rPr>
        <w:t>特殊情况</w:t>
      </w:r>
      <w:proofErr w:type="gramEnd"/>
    </w:p>
    <w:p w14:paraId="1C92F748" w14:textId="5FF9B0C9" w:rsidR="00345366" w:rsidRPr="00B20007" w:rsidRDefault="00A10104" w:rsidP="00A10104">
      <w:pPr>
        <w:ind w:firstLine="480"/>
        <w:rPr>
          <w:rFonts w:cs="Times New Roman"/>
          <w:color w:val="000000" w:themeColor="text1"/>
        </w:rPr>
      </w:pPr>
      <w:del w:id="64" w:author="Cursor技术评审" w:date="2026-09-14T10:53:04+00:00">
        <w:r>
          <w:delText>当左右离合器处于压紧状态，车辆仍处于打滑状态下无法脱困时，非打滑轮一侧压紧力自动调节至100%，当车辆脱困后，左右离合器恢复两侧50%的压紧力。此时Message ID 0x152:发送状态值“ LOCK (RearELDLckSts =0x1)” ，Message ID 0x251:发送状态值“Auto1 (AWDOperMode =0x2)”供仪表、开关、ESP进行逻辑判断使用。</w:delText>
        </w:r>
      </w:del>
      <w:ins w:id="65" w:author="Cursor技术评审" w:date="2026-09-14T10:53:04+00:00">
        <w:r>
          <w:t>特殊脱困控制只有在轮速及车速信号有效、单轮驱动滑移率持续超过进入阈值、另一侧仍有可用附着、离合器热状态允许且请求持续时间未超限时方可启用。控制量必须采用离合器目标扭矩容量（N·m）及变化率限值，不得使用固定100%/50%压紧比例。退出条件、最长持续时间、重试次数、滑摩能量、热降额及故障回退均为【待控制、安全及供应商联合标定】。</w:t>
        </w:r>
      </w:ins>
    </w:p>
    <w:p w14:paraId="5B61EC94" w14:textId="4ACEDB65" w:rsidR="00730B39" w:rsidRPr="00B20007" w:rsidRDefault="00730B39" w:rsidP="00A31879">
      <w:pPr>
        <w:pStyle w:val="3"/>
        <w:spacing w:before="0" w:after="0" w:line="312" w:lineRule="auto"/>
        <w:ind w:firstLineChars="0" w:firstLine="0"/>
        <w:rPr>
          <w:rFonts w:cs="Times New Roman"/>
          <w:color w:val="000000" w:themeColor="text1"/>
          <w:sz w:val="21"/>
          <w:szCs w:val="21"/>
        </w:rPr>
      </w:pPr>
      <w:bookmarkStart w:id="12" w:name="_Toc237853546"/>
      <w:r w:rsidRPr="00B20007">
        <w:rPr>
          <w:rFonts w:cs="Times New Roman"/>
          <w:color w:val="000000" w:themeColor="text1"/>
          <w:sz w:val="21"/>
          <w:szCs w:val="21"/>
        </w:rPr>
        <w:t>4.3</w:t>
      </w:r>
      <w:proofErr w:type="gramStart"/>
      <w:r w:rsidRPr="00B20007">
        <w:rPr>
          <w:rFonts w:cs="Times New Roman"/>
          <w:color w:val="000000" w:themeColor="text1"/>
          <w:sz w:val="21"/>
          <w:szCs w:val="21"/>
        </w:rPr>
        <w:t>限滑</w:t>
      </w:r>
      <w:r w:rsidR="00C854A7" w:rsidRPr="00B20007">
        <w:rPr>
          <w:rFonts w:cs="Times New Roman"/>
          <w:color w:val="000000" w:themeColor="text1"/>
          <w:sz w:val="21"/>
          <w:szCs w:val="21"/>
        </w:rPr>
        <w:t>功能</w:t>
      </w:r>
      <w:bookmarkEnd w:id="12"/>
      <w:proofErr w:type="gramEnd"/>
    </w:p>
    <w:p w14:paraId="5E551AD9" w14:textId="14F21AED" w:rsidR="006F5541" w:rsidRPr="00B20007" w:rsidRDefault="00730B39" w:rsidP="00751A31">
      <w:pPr>
        <w:ind w:firstLine="480"/>
        <w:rPr>
          <w:rFonts w:cs="Times New Roman"/>
          <w:color w:val="000000" w:themeColor="text1"/>
          <w:lang w:val="en-GB"/>
        </w:rPr>
      </w:pPr>
      <w:del w:id="66" w:author="Cursor技术评审" w:date="2026-09-14T10:53:04+00:00">
        <w:r>
          <w:delText>以三种矢量模式状态（Atuo2、Atuo3、Atuo4）为基准,再此基础上根据车辆状态进行扭矩实时分配。通过主动采集路面信息（如弯道曲率、坡道、路面湿滑）、车身姿态（侧倾、横摆）、驾驶员意图（转向角、油门开度、驾驶模式等信息），基于车辆动力学模型，计算最优扭矩分配策略，实现实时、精准、自适应地分配左右轮的驱动扭矩</w:delText>
        </w:r>
      </w:del>
      <w:ins w:id="67" w:author="Cursor技术评审" w:date="2026-09-14T10:53:04+00:00">
        <w:r>
          <w:t>在Auto2、Auto3和Auto4下，经批准的功能主控制器根据已定义且有效的车速、轮速、方向盘转角、横摆角速度、纵向/横向加速度、发动机净扭矩和驾驶模式进行控制。道路曲率、坡度、侧倾、加速踏板等未定义输入不得用于本版本算法。“最优、实时、精准、自适应”等不可验证表述改为由后续需求ID规定的跟踪误差、响应时间、稳定时间和可用率指标。</w:t>
        </w:r>
      </w:ins>
    </w:p>
    <w:p w14:paraId="4B9B14A6" w14:textId="7B7CBD42" w:rsidR="006721AA" w:rsidRPr="00B20007" w:rsidRDefault="00A17665" w:rsidP="00A31879">
      <w:pPr>
        <w:pStyle w:val="4"/>
        <w:spacing w:before="0" w:line="312" w:lineRule="auto"/>
        <w:ind w:firstLineChars="0" w:firstLine="0"/>
        <w:rPr>
          <w:rFonts w:ascii="Times New Roman" w:hAnsi="Times New Roman" w:cs="Times New Roman"/>
          <w:i w:val="0"/>
          <w:color w:val="000000" w:themeColor="text1"/>
          <w:kern w:val="2"/>
          <w:sz w:val="21"/>
          <w:szCs w:val="21"/>
        </w:rPr>
      </w:pPr>
      <w:r w:rsidRPr="00B20007">
        <w:rPr>
          <w:rFonts w:ascii="Times New Roman" w:eastAsiaTheme="minorEastAsia" w:hAnsi="Times New Roman" w:cs="Times New Roman"/>
          <w:i w:val="0"/>
          <w:color w:val="000000" w:themeColor="text1"/>
          <w:kern w:val="2"/>
          <w:sz w:val="21"/>
          <w:szCs w:val="21"/>
        </w:rPr>
        <w:t>4.3.1</w:t>
      </w:r>
      <w:r w:rsidR="006721AA" w:rsidRPr="00B20007">
        <w:rPr>
          <w:rFonts w:ascii="Times New Roman" w:hAnsi="Times New Roman" w:cs="Times New Roman"/>
          <w:b/>
          <w:i w:val="0"/>
          <w:color w:val="000000" w:themeColor="text1"/>
          <w:kern w:val="2"/>
          <w:sz w:val="21"/>
          <w:szCs w:val="21"/>
        </w:rPr>
        <w:t>高速过弯</w:t>
      </w:r>
      <w:r w:rsidR="006721AA" w:rsidRPr="00B20007">
        <w:rPr>
          <w:rFonts w:ascii="Times New Roman" w:hAnsi="Times New Roman" w:cs="Times New Roman"/>
          <w:b/>
          <w:i w:val="0"/>
          <w:color w:val="000000" w:themeColor="text1"/>
          <w:kern w:val="2"/>
          <w:sz w:val="21"/>
          <w:szCs w:val="21"/>
        </w:rPr>
        <w:t>/</w:t>
      </w:r>
      <w:r w:rsidR="006721AA" w:rsidRPr="00B20007">
        <w:rPr>
          <w:rFonts w:ascii="Times New Roman" w:hAnsi="Times New Roman" w:cs="Times New Roman"/>
          <w:b/>
          <w:i w:val="0"/>
          <w:color w:val="000000" w:themeColor="text1"/>
          <w:kern w:val="2"/>
          <w:sz w:val="21"/>
          <w:szCs w:val="21"/>
        </w:rPr>
        <w:t>紧急避障：</w:t>
      </w:r>
    </w:p>
    <w:p w14:paraId="5D98C0BE" w14:textId="408A6AA7" w:rsidR="00D82F44" w:rsidRPr="00B20007" w:rsidRDefault="00D82F44" w:rsidP="00FC71C3">
      <w:pPr>
        <w:ind w:firstLine="480"/>
        <w:rPr>
          <w:rFonts w:cs="Times New Roman"/>
          <w:noProof/>
          <w:color w:val="000000" w:themeColor="text1"/>
        </w:rPr>
      </w:pPr>
      <w:del w:id="68" w:author="Cursor技术评审" w:date="2026-09-14T10:53:04+00:00">
        <w:r>
          <w:delText>根据不同的车速阶段设定相应的横摆角速度偏差阈值，待计算得到的横摆角速度偏差超出偏差阈值后，调节左右轮电机电流改变左右离合器压紧程度，实现扭矩分配比例动态调整。</w:delText>
        </w:r>
      </w:del>
      <w:ins w:id="69" w:author="Cursor技术评审" w:date="2026-09-14T10:53:04+00:00">
        <w:r>
          <w:t>经批准的功能主控制器计算参考横摆角速度与实测横摆角速度的有符号误差，达到进入阈值并满足持续时间后生成目标横摆力矩和左右目标扭矩容量。整车控制层不得直接输出电机电流；离合器本地控制器依据经标定的扭矩容量到位置/压力/电流映射执行。</w:t>
        </w:r>
      </w:ins>
    </w:p>
    <w:p w14:paraId="733283E1" w14:textId="77777777" w:rsidR="00EB579B" w:rsidRPr="00B20007" w:rsidRDefault="00212E63" w:rsidP="00736D32">
      <w:pPr>
        <w:ind w:firstLineChars="0" w:firstLine="0"/>
        <w:jc w:val="center"/>
        <w:rPr>
          <w:rFonts w:cs="Times New Roman"/>
          <w:noProof/>
          <w:color w:val="000000" w:themeColor="text1"/>
        </w:rPr>
      </w:pPr>
      <w:del w:id="70" w:author="Cursor技术评审" w:date="2026-09-14T10:53:04+00:00">
        <w:r>
          <w:delText>ω_ref = (V·δ) / [ L·(1 + K·V²) ]</w:delText>
        </w:r>
      </w:del>
      <w:ins w:id="71" w:author="Cursor技术评审" w:date="2026-09-14T10:53:04+00:00">
        <w:r>
          <w:t>ω_ref = V_x·δ_f / (L + K_us·V_x²)</w:t>
        </w:r>
      </w:ins>
    </w:p>
    <w:p w14:paraId="64F56265" w14:textId="2C7F70F6" w:rsidR="00EB579B" w:rsidRPr="00B20007" w:rsidRDefault="00212E63" w:rsidP="00736D32">
      <w:pPr>
        <w:ind w:firstLineChars="0" w:firstLine="0"/>
        <w:jc w:val="center"/>
        <w:rPr>
          <w:rFonts w:cs="Times New Roman"/>
          <w:noProof/>
          <w:color w:val="000000" w:themeColor="text1"/>
        </w:rPr>
      </w:pPr>
      <w:del w:id="72" w:author="Cursor技术评审" w:date="2026-09-14T10:53:04+00:00">
        <w:r>
          <w:delText>K = (m/L)·(l_r/C_f − l_f/C_r)</w:delText>
        </w:r>
      </w:del>
      <w:ins w:id="73" w:author="Cursor技术评审" w:date="2026-09-14T10:53:04+00:00">
        <w:r>
          <w:t>K_us = (m/L)·(l_r/C_f − l_f/C_r)，K_us的单位为s²/m；优先采用ISO 4138稳态转向试验辨识值。</w:t>
        </w:r>
      </w:ins>
    </w:p>
    <w:p w14:paraId="2CCAF6A0" w14:textId="68D58CAF" w:rsidR="00EB579B" w:rsidRPr="00B20007" w:rsidRDefault="00212E63" w:rsidP="00FC71C3">
      <w:pPr>
        <w:ind w:firstLine="480"/>
        <w:rPr>
          <w:rFonts w:cs="Times New Roman"/>
          <w:noProof/>
          <w:color w:val="000000" w:themeColor="text1"/>
        </w:rPr>
      </w:pPr>
      <w:del w:id="74" w:author="Cursor技术评审" w:date="2026-09-14T10:53:04+00:00">
        <w:r>
          <w:delText xml:space="preserve">  V_ch = L/K   // 特征车速；等价形式 ω_ref = (V/L)·δ / (1 + (V/V_ch)²)</w:delText>
        </w:r>
      </w:del>
      <w:ins w:id="75" w:author="Cursor技术评审" w:date="2026-09-14T10:53:04+00:00">
        <w:r>
          <w:t>V_ch = sqrt(L/K_us)；等价形式：ω_ref = (V_x/L)·δ_f / [1 + (V_x/V_ch)²]。</w:t>
        </w:r>
      </w:ins>
    </w:p>
    <w:p w14:paraId="789C07E7"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w:t>
      </w:r>
      <w:r w:rsidRPr="00B20007">
        <w:rPr>
          <w:rFonts w:cs="Times New Roman"/>
          <w:noProof/>
          <w:color w:val="000000" w:themeColor="text1"/>
        </w:rPr>
        <w:t>变量含义与取值方式：</w:t>
      </w:r>
    </w:p>
    <w:p w14:paraId="2A4D5E3D"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ω_ref</w:t>
      </w:r>
      <w:r w:rsidRPr="00B20007">
        <w:rPr>
          <w:rFonts w:cs="Times New Roman"/>
          <w:noProof/>
          <w:color w:val="000000" w:themeColor="text1"/>
        </w:rPr>
        <w:t>：理想</w:t>
      </w:r>
      <w:r w:rsidRPr="00B20007">
        <w:rPr>
          <w:rFonts w:cs="Times New Roman"/>
          <w:noProof/>
          <w:color w:val="000000" w:themeColor="text1"/>
        </w:rPr>
        <w:t>/</w:t>
      </w:r>
      <w:r w:rsidRPr="00B20007">
        <w:rPr>
          <w:rFonts w:cs="Times New Roman"/>
          <w:noProof/>
          <w:color w:val="000000" w:themeColor="text1"/>
        </w:rPr>
        <w:t>目标横摆角速度</w:t>
      </w:r>
      <w:r w:rsidRPr="00B20007">
        <w:rPr>
          <w:rFonts w:cs="Times New Roman"/>
          <w:noProof/>
          <w:color w:val="000000" w:themeColor="text1"/>
        </w:rPr>
        <w:t xml:space="preserve"> [rad/s]</w:t>
      </w:r>
      <w:r w:rsidRPr="00B20007">
        <w:rPr>
          <w:rFonts w:cs="Times New Roman"/>
          <w:noProof/>
          <w:color w:val="000000" w:themeColor="text1"/>
        </w:rPr>
        <w:t>，控制器计算输出。</w:t>
      </w:r>
    </w:p>
    <w:p w14:paraId="297BECDC"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lastRenderedPageBreak/>
        <w:t xml:space="preserve">  - V</w:t>
      </w:r>
      <w:r w:rsidRPr="00B20007">
        <w:rPr>
          <w:rFonts w:cs="Times New Roman"/>
          <w:noProof/>
          <w:color w:val="000000" w:themeColor="text1"/>
        </w:rPr>
        <w:t>：车速</w:t>
      </w:r>
      <w:r w:rsidRPr="00B20007">
        <w:rPr>
          <w:rFonts w:cs="Times New Roman"/>
          <w:noProof/>
          <w:color w:val="000000" w:themeColor="text1"/>
        </w:rPr>
        <w:t xml:space="preserve"> [m/s]</w:t>
      </w:r>
      <w:r w:rsidRPr="00B20007">
        <w:rPr>
          <w:rFonts w:cs="Times New Roman"/>
          <w:noProof/>
          <w:color w:val="000000" w:themeColor="text1"/>
        </w:rPr>
        <w:t>，取自</w:t>
      </w:r>
      <w:r w:rsidRPr="00B20007">
        <w:rPr>
          <w:rFonts w:cs="Times New Roman"/>
          <w:noProof/>
          <w:color w:val="000000" w:themeColor="text1"/>
        </w:rPr>
        <w:t xml:space="preserve"> VehSpd(ABS3) </w:t>
      </w:r>
      <w:r w:rsidRPr="00B20007">
        <w:rPr>
          <w:rFonts w:cs="Times New Roman"/>
          <w:noProof/>
          <w:color w:val="000000" w:themeColor="text1"/>
        </w:rPr>
        <w:t>信号（注意单位换算）。</w:t>
      </w:r>
    </w:p>
    <w:p w14:paraId="68B6E208" w14:textId="23D8553B" w:rsidR="00EB579B" w:rsidRPr="00B20007" w:rsidRDefault="00212E63" w:rsidP="007406F6">
      <w:pPr>
        <w:ind w:firstLineChars="183" w:firstLine="439"/>
        <w:rPr>
          <w:rFonts w:cs="Times New Roman"/>
          <w:noProof/>
          <w:color w:val="000000" w:themeColor="text1"/>
        </w:rPr>
      </w:pPr>
      <w:r w:rsidRPr="00B20007">
        <w:rPr>
          <w:rFonts w:cs="Times New Roman"/>
          <w:noProof/>
          <w:color w:val="000000" w:themeColor="text1"/>
        </w:rPr>
        <w:t xml:space="preserve">  - δ</w:t>
      </w:r>
      <w:r w:rsidRPr="00B20007">
        <w:rPr>
          <w:rFonts w:cs="Times New Roman"/>
          <w:noProof/>
          <w:color w:val="000000" w:themeColor="text1"/>
        </w:rPr>
        <w:t>：前轮转角</w:t>
      </w:r>
      <w:r w:rsidRPr="00B20007">
        <w:rPr>
          <w:rFonts w:cs="Times New Roman"/>
          <w:noProof/>
          <w:color w:val="000000" w:themeColor="text1"/>
        </w:rPr>
        <w:t xml:space="preserve"> [rad]</w:t>
      </w:r>
      <w:r w:rsidRPr="00B20007">
        <w:rPr>
          <w:rFonts w:cs="Times New Roman"/>
          <w:noProof/>
          <w:color w:val="000000" w:themeColor="text1"/>
        </w:rPr>
        <w:t>，由</w:t>
      </w:r>
      <w:r w:rsidRPr="00B20007">
        <w:rPr>
          <w:rFonts w:cs="Times New Roman"/>
          <w:noProof/>
          <w:color w:val="000000" w:themeColor="text1"/>
        </w:rPr>
        <w:t xml:space="preserve"> SteerWheelAng(CSA2) </w:t>
      </w:r>
      <w:r w:rsidRPr="00B20007">
        <w:rPr>
          <w:rFonts w:cs="Times New Roman"/>
          <w:noProof/>
          <w:color w:val="000000" w:themeColor="text1"/>
        </w:rPr>
        <w:t>经转向系统总传动比换算</w:t>
      </w:r>
      <m:oMath>
        <m:r>
          <m:rPr>
            <m:sty m:val="p"/>
          </m:rPr>
          <w:rPr>
            <w:rFonts w:ascii="Cambria Math" w:hAnsi="Cambria Math" w:cs="Times New Roman"/>
            <w:noProof/>
            <w:color w:val="000000" w:themeColor="text1"/>
          </w:rPr>
          <m:t>θ=δ</m:t>
        </m:r>
        <m:r>
          <m:rPr>
            <m:sty m:val="p"/>
          </m:rPr>
          <w:rPr>
            <w:rFonts w:ascii="Cambria Math" w:eastAsia="MS Gothic" w:hAnsi="Cambria Math" w:cs="Times New Roman"/>
            <w:noProof/>
            <w:color w:val="000000" w:themeColor="text1"/>
          </w:rPr>
          <m:t>*</m:t>
        </m:r>
        <m:r>
          <m:rPr>
            <m:sty m:val="p"/>
          </m:rPr>
          <w:rPr>
            <w:rFonts w:ascii="Cambria Math" w:hAnsi="Cambria Math" w:cs="Times New Roman"/>
            <w:noProof/>
            <w:color w:val="000000" w:themeColor="text1"/>
          </w:rPr>
          <m:t>i</m:t>
        </m:r>
      </m:oMath>
      <w:r w:rsidRPr="00B20007">
        <w:rPr>
          <w:rFonts w:cs="Times New Roman"/>
          <w:noProof/>
          <w:color w:val="000000" w:themeColor="text1"/>
        </w:rPr>
        <w:t>。</w:t>
      </w:r>
    </w:p>
    <w:p w14:paraId="6171688E"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L</w:t>
      </w:r>
      <w:r w:rsidRPr="00B20007">
        <w:rPr>
          <w:rFonts w:cs="Times New Roman"/>
          <w:noProof/>
          <w:color w:val="000000" w:themeColor="text1"/>
        </w:rPr>
        <w:t>：轴距</w:t>
      </w:r>
      <w:r w:rsidRPr="00B20007">
        <w:rPr>
          <w:rFonts w:cs="Times New Roman"/>
          <w:noProof/>
          <w:color w:val="000000" w:themeColor="text1"/>
        </w:rPr>
        <w:t xml:space="preserve"> [m]</w:t>
      </w:r>
      <w:r w:rsidRPr="00B20007">
        <w:rPr>
          <w:rFonts w:cs="Times New Roman"/>
          <w:noProof/>
          <w:color w:val="000000" w:themeColor="text1"/>
        </w:rPr>
        <w:t>，整车固定参数，取自总布置</w:t>
      </w:r>
      <w:r w:rsidRPr="00B20007">
        <w:rPr>
          <w:rFonts w:cs="Times New Roman"/>
          <w:noProof/>
          <w:color w:val="000000" w:themeColor="text1"/>
        </w:rPr>
        <w:t>/DTS</w:t>
      </w:r>
      <w:r w:rsidRPr="00B20007">
        <w:rPr>
          <w:rFonts w:cs="Times New Roman"/>
          <w:noProof/>
          <w:color w:val="000000" w:themeColor="text1"/>
        </w:rPr>
        <w:t>。</w:t>
      </w:r>
    </w:p>
    <w:p w14:paraId="5CF0B89C"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m</w:t>
      </w:r>
      <w:r w:rsidRPr="00B20007">
        <w:rPr>
          <w:rFonts w:cs="Times New Roman"/>
          <w:noProof/>
          <w:color w:val="000000" w:themeColor="text1"/>
        </w:rPr>
        <w:t>：整车质量</w:t>
      </w:r>
      <w:r w:rsidRPr="00B20007">
        <w:rPr>
          <w:rFonts w:cs="Times New Roman"/>
          <w:noProof/>
          <w:color w:val="000000" w:themeColor="text1"/>
        </w:rPr>
        <w:t xml:space="preserve"> [kg]</w:t>
      </w:r>
      <w:r w:rsidRPr="00B20007">
        <w:rPr>
          <w:rFonts w:cs="Times New Roman"/>
          <w:noProof/>
          <w:color w:val="000000" w:themeColor="text1"/>
        </w:rPr>
        <w:t>，整车参数，建议按实际载荷做修正。</w:t>
      </w:r>
    </w:p>
    <w:p w14:paraId="5489918C"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l_f / l_r</w:t>
      </w:r>
      <w:r w:rsidRPr="00B20007">
        <w:rPr>
          <w:rFonts w:cs="Times New Roman"/>
          <w:noProof/>
          <w:color w:val="000000" w:themeColor="text1"/>
        </w:rPr>
        <w:t>：质心到前</w:t>
      </w:r>
      <w:r w:rsidRPr="00B20007">
        <w:rPr>
          <w:rFonts w:cs="Times New Roman"/>
          <w:noProof/>
          <w:color w:val="000000" w:themeColor="text1"/>
        </w:rPr>
        <w:t>/</w:t>
      </w:r>
      <w:r w:rsidRPr="00B20007">
        <w:rPr>
          <w:rFonts w:cs="Times New Roman"/>
          <w:noProof/>
          <w:color w:val="000000" w:themeColor="text1"/>
        </w:rPr>
        <w:t>后轴距离</w:t>
      </w:r>
      <w:r w:rsidRPr="00B20007">
        <w:rPr>
          <w:rFonts w:cs="Times New Roman"/>
          <w:noProof/>
          <w:color w:val="000000" w:themeColor="text1"/>
        </w:rPr>
        <w:t xml:space="preserve"> [m]</w:t>
      </w:r>
      <w:r w:rsidRPr="00B20007">
        <w:rPr>
          <w:rFonts w:cs="Times New Roman"/>
          <w:noProof/>
          <w:color w:val="000000" w:themeColor="text1"/>
        </w:rPr>
        <w:t>，由轴距与前后轴荷（整车称重）求得：</w:t>
      </w:r>
      <w:r w:rsidRPr="00B20007">
        <w:rPr>
          <w:rFonts w:cs="Times New Roman"/>
          <w:noProof/>
          <w:color w:val="000000" w:themeColor="text1"/>
        </w:rPr>
        <w:t>l_f = L·(</w:t>
      </w:r>
      <w:r w:rsidRPr="00B20007">
        <w:rPr>
          <w:rFonts w:cs="Times New Roman"/>
          <w:noProof/>
          <w:color w:val="000000" w:themeColor="text1"/>
        </w:rPr>
        <w:t>后轴荷</w:t>
      </w:r>
      <w:r w:rsidRPr="00B20007">
        <w:rPr>
          <w:rFonts w:cs="Times New Roman"/>
          <w:noProof/>
          <w:color w:val="000000" w:themeColor="text1"/>
        </w:rPr>
        <w:t>/</w:t>
      </w:r>
      <w:r w:rsidRPr="00B20007">
        <w:rPr>
          <w:rFonts w:cs="Times New Roman"/>
          <w:noProof/>
          <w:color w:val="000000" w:themeColor="text1"/>
        </w:rPr>
        <w:t>整车质量</w:t>
      </w:r>
      <w:r w:rsidRPr="00B20007">
        <w:rPr>
          <w:rFonts w:cs="Times New Roman"/>
          <w:noProof/>
          <w:color w:val="000000" w:themeColor="text1"/>
        </w:rPr>
        <w:t>)</w:t>
      </w:r>
      <w:r w:rsidRPr="00B20007">
        <w:rPr>
          <w:rFonts w:cs="Times New Roman"/>
          <w:noProof/>
          <w:color w:val="000000" w:themeColor="text1"/>
        </w:rPr>
        <w:t>、</w:t>
      </w:r>
      <w:r w:rsidRPr="00B20007">
        <w:rPr>
          <w:rFonts w:cs="Times New Roman"/>
          <w:noProof/>
          <w:color w:val="000000" w:themeColor="text1"/>
        </w:rPr>
        <w:t>l_r = L·(</w:t>
      </w:r>
      <w:r w:rsidRPr="00B20007">
        <w:rPr>
          <w:rFonts w:cs="Times New Roman"/>
          <w:noProof/>
          <w:color w:val="000000" w:themeColor="text1"/>
        </w:rPr>
        <w:t>前轴荷</w:t>
      </w:r>
      <w:r w:rsidRPr="00B20007">
        <w:rPr>
          <w:rFonts w:cs="Times New Roman"/>
          <w:noProof/>
          <w:color w:val="000000" w:themeColor="text1"/>
        </w:rPr>
        <w:t>/</w:t>
      </w:r>
      <w:r w:rsidRPr="00B20007">
        <w:rPr>
          <w:rFonts w:cs="Times New Roman"/>
          <w:noProof/>
          <w:color w:val="000000" w:themeColor="text1"/>
        </w:rPr>
        <w:t>整车质量</w:t>
      </w:r>
      <w:r w:rsidRPr="00B20007">
        <w:rPr>
          <w:rFonts w:cs="Times New Roman"/>
          <w:noProof/>
          <w:color w:val="000000" w:themeColor="text1"/>
        </w:rPr>
        <w:t>)</w:t>
      </w:r>
      <w:r w:rsidRPr="00B20007">
        <w:rPr>
          <w:rFonts w:cs="Times New Roman"/>
          <w:noProof/>
          <w:color w:val="000000" w:themeColor="text1"/>
        </w:rPr>
        <w:t>。</w:t>
      </w:r>
    </w:p>
    <w:p w14:paraId="1EE1D4B2" w14:textId="77777777" w:rsidR="00EB579B" w:rsidRPr="00B20007" w:rsidRDefault="00212E63" w:rsidP="00FC71C3">
      <w:pPr>
        <w:ind w:firstLine="480"/>
        <w:rPr>
          <w:rFonts w:cs="Times New Roman"/>
          <w:noProof/>
          <w:color w:val="000000" w:themeColor="text1"/>
        </w:rPr>
      </w:pPr>
      <w:r w:rsidRPr="00B20007">
        <w:rPr>
          <w:rFonts w:cs="Times New Roman"/>
          <w:noProof/>
          <w:color w:val="000000" w:themeColor="text1"/>
        </w:rPr>
        <w:t xml:space="preserve">  - C_f / C_r</w:t>
      </w:r>
      <w:r w:rsidRPr="00B20007">
        <w:rPr>
          <w:rFonts w:cs="Times New Roman"/>
          <w:noProof/>
          <w:color w:val="000000" w:themeColor="text1"/>
        </w:rPr>
        <w:t>：前</w:t>
      </w:r>
      <w:r w:rsidRPr="00B20007">
        <w:rPr>
          <w:rFonts w:cs="Times New Roman"/>
          <w:noProof/>
          <w:color w:val="000000" w:themeColor="text1"/>
        </w:rPr>
        <w:t>/</w:t>
      </w:r>
      <w:r w:rsidRPr="00B20007">
        <w:rPr>
          <w:rFonts w:cs="Times New Roman"/>
          <w:noProof/>
          <w:color w:val="000000" w:themeColor="text1"/>
        </w:rPr>
        <w:t>后轴等效侧偏刚度</w:t>
      </w:r>
      <w:r w:rsidRPr="00B20007">
        <w:rPr>
          <w:rFonts w:cs="Times New Roman"/>
          <w:noProof/>
          <w:color w:val="000000" w:themeColor="text1"/>
        </w:rPr>
        <w:t xml:space="preserve"> [N/rad]</w:t>
      </w:r>
      <w:r w:rsidRPr="00B20007">
        <w:rPr>
          <w:rFonts w:cs="Times New Roman"/>
          <w:noProof/>
          <w:color w:val="000000" w:themeColor="text1"/>
        </w:rPr>
        <w:t>，由轮胎侧偏刚度（轮胎厂数据</w:t>
      </w:r>
      <w:r w:rsidRPr="00B20007">
        <w:rPr>
          <w:rFonts w:cs="Times New Roman"/>
          <w:noProof/>
          <w:color w:val="000000" w:themeColor="text1"/>
        </w:rPr>
        <w:t xml:space="preserve">/Pacejka </w:t>
      </w:r>
      <w:r w:rsidRPr="00B20007">
        <w:rPr>
          <w:rFonts w:cs="Times New Roman"/>
          <w:noProof/>
          <w:color w:val="000000" w:themeColor="text1"/>
        </w:rPr>
        <w:t>拟合）</w:t>
      </w:r>
      <w:r w:rsidRPr="00B20007">
        <w:rPr>
          <w:rFonts w:cs="Times New Roman"/>
          <w:noProof/>
          <w:color w:val="000000" w:themeColor="text1"/>
        </w:rPr>
        <w:t xml:space="preserve">× </w:t>
      </w:r>
      <w:r w:rsidRPr="00B20007">
        <w:rPr>
          <w:rFonts w:cs="Times New Roman"/>
          <w:noProof/>
          <w:color w:val="000000" w:themeColor="text1"/>
        </w:rPr>
        <w:t>每轴轮胎数，或整车试验辨识。</w:t>
      </w:r>
    </w:p>
    <w:p w14:paraId="78EEA2A8" w14:textId="77777777" w:rsidR="00EB579B" w:rsidRPr="00B20007" w:rsidRDefault="00212E63" w:rsidP="00FC71C3">
      <w:pPr>
        <w:ind w:firstLine="480"/>
        <w:rPr>
          <w:rFonts w:cs="Times New Roman"/>
          <w:noProof/>
          <w:color w:val="000000" w:themeColor="text1"/>
        </w:rPr>
      </w:pPr>
      <w:del w:id="76" w:author="Cursor技术评审" w:date="2026-09-14T10:53:04+00:00">
        <w:r>
          <w:delText xml:space="preserve">  - K：不足转向梯度 [rad/(m/s²)]，**优先用整车稳态转向试验实测**（ISO 4138 定半径/定车速/定转角法辨识）；工程初期可用上式由 m、l_f、l_r、C_f、C_r 估算。</w:delText>
        </w:r>
      </w:del>
      <w:ins w:id="77" w:author="Cursor技术评审" w:date="2026-09-14T10:53:04+00:00">
        <w:r>
          <w:t>- K_us：不足转向梯度[s²/m]，优先采用ISO 4138整车稳态转向试验辨识；工程初期可按K_us=(m/L)·(l_r/C_f−l_f/C_r)估算。不得同时使用不同量纲定义。</w:t>
        </w:r>
      </w:ins>
    </w:p>
    <w:p w14:paraId="1FCD6F3D" w14:textId="70E2EDE0" w:rsidR="00EB579B" w:rsidRPr="00B20007" w:rsidRDefault="00212E63" w:rsidP="00FC71C3">
      <w:pPr>
        <w:ind w:firstLine="480"/>
        <w:rPr>
          <w:rFonts w:cs="Times New Roman"/>
          <w:noProof/>
          <w:color w:val="000000" w:themeColor="text1"/>
        </w:rPr>
      </w:pPr>
      <w:del w:id="78" w:author="Cursor技术评审" w:date="2026-09-14T10:53:04+00:00">
        <w:r>
          <w:delText xml:space="preserve">  - V_ch：特征车速 [m/s]，= L/K。</w:delText>
        </w:r>
      </w:del>
      <w:ins w:id="79" w:author="Cursor技术评审" w:date="2026-09-14T10:53:04+00:00">
        <w:r>
          <w:t>- V_ch：特征车速[m/s]，V_ch=sqrt(L/K_us)，仅在K_us&gt;0时使用；K_us≤0时应采用经验证的查表参考模型及稳定性限幅。</w:t>
        </w:r>
      </w:ins>
    </w:p>
    <w:p w14:paraId="0E616AE6" w14:textId="1731A257" w:rsidR="00A17665" w:rsidRPr="00B20007" w:rsidRDefault="00A17665" w:rsidP="00A31879">
      <w:pPr>
        <w:pStyle w:val="5"/>
        <w:spacing w:before="0" w:after="0" w:line="240" w:lineRule="auto"/>
        <w:ind w:firstLineChars="0" w:firstLine="0"/>
        <w:rPr>
          <w:rFonts w:cs="Times New Roman"/>
          <w:b w:val="0"/>
          <w:color w:val="000000" w:themeColor="text1"/>
          <w:sz w:val="24"/>
          <w:szCs w:val="24"/>
        </w:rPr>
      </w:pPr>
      <w:r w:rsidRPr="00B20007">
        <w:rPr>
          <w:rFonts w:cs="Times New Roman"/>
          <w:b w:val="0"/>
          <w:color w:val="000000" w:themeColor="text1"/>
          <w:sz w:val="24"/>
          <w:szCs w:val="24"/>
        </w:rPr>
        <w:t>4.3.1.1</w:t>
      </w:r>
      <w:r w:rsidR="0093262E" w:rsidRPr="00B20007">
        <w:rPr>
          <w:rFonts w:cs="Times New Roman"/>
          <w:b w:val="0"/>
          <w:color w:val="000000" w:themeColor="text1"/>
          <w:sz w:val="24"/>
          <w:szCs w:val="24"/>
        </w:rPr>
        <w:t>控制触发条件</w:t>
      </w:r>
      <w:r w:rsidRPr="00B20007">
        <w:rPr>
          <w:rFonts w:cs="Times New Roman"/>
          <w:b w:val="0"/>
          <w:color w:val="000000" w:themeColor="text1"/>
          <w:sz w:val="24"/>
          <w:szCs w:val="24"/>
        </w:rPr>
        <w:t>:</w:t>
      </w:r>
    </w:p>
    <w:p w14:paraId="7FA3FA49" w14:textId="71375D0A" w:rsidR="00A17665" w:rsidRPr="00B20007" w:rsidRDefault="00A17665" w:rsidP="00FC71C3">
      <w:pPr>
        <w:ind w:firstLine="480"/>
        <w:rPr>
          <w:rFonts w:cs="Times New Roman"/>
          <w:noProof/>
          <w:color w:val="000000" w:themeColor="text1"/>
        </w:rPr>
      </w:pPr>
      <w:r w:rsidRPr="00B20007">
        <w:rPr>
          <w:rFonts w:cs="Times New Roman"/>
          <w:noProof/>
          <w:color w:val="000000" w:themeColor="text1"/>
        </w:rPr>
        <w:t>1</w:t>
      </w:r>
      <w:r w:rsidR="00322F66" w:rsidRPr="00B20007">
        <w:rPr>
          <w:rFonts w:cs="Times New Roman"/>
          <w:noProof/>
          <w:color w:val="000000" w:themeColor="text1"/>
        </w:rPr>
        <w:t>）</w:t>
      </w:r>
      <w:r w:rsidRPr="00B20007">
        <w:rPr>
          <w:rFonts w:cs="Times New Roman"/>
          <w:noProof/>
          <w:color w:val="000000" w:themeColor="text1"/>
        </w:rPr>
        <w:t>控制器处于矢量控制模式，即</w:t>
      </w:r>
      <w:r w:rsidRPr="00B20007">
        <w:rPr>
          <w:rFonts w:cs="Times New Roman"/>
          <w:noProof/>
          <w:color w:val="000000" w:themeColor="text1"/>
        </w:rPr>
        <w:t>Message ID:</w:t>
      </w:r>
      <w:r w:rsidR="007406F6" w:rsidRPr="00B20007">
        <w:rPr>
          <w:rFonts w:cs="Times New Roman"/>
          <w:noProof/>
          <w:color w:val="000000" w:themeColor="text1"/>
        </w:rPr>
        <w:t>0x</w:t>
      </w:r>
      <w:r w:rsidRPr="00B20007">
        <w:rPr>
          <w:rFonts w:cs="Times New Roman"/>
          <w:noProof/>
          <w:color w:val="000000" w:themeColor="text1"/>
        </w:rPr>
        <w:t xml:space="preserve">251 </w:t>
      </w:r>
      <w:r w:rsidRPr="00B20007">
        <w:rPr>
          <w:rFonts w:cs="Times New Roman"/>
          <w:noProof/>
          <w:color w:val="000000" w:themeColor="text1"/>
        </w:rPr>
        <w:t>发送的状态值为</w:t>
      </w:r>
      <w:r w:rsidRPr="00B20007">
        <w:rPr>
          <w:rFonts w:cs="Times New Roman"/>
          <w:noProof/>
          <w:color w:val="000000" w:themeColor="text1"/>
        </w:rPr>
        <w:t>Auto2</w:t>
      </w:r>
      <w:r w:rsidRPr="00B20007">
        <w:rPr>
          <w:rFonts w:cs="Times New Roman"/>
          <w:noProof/>
          <w:color w:val="000000" w:themeColor="text1"/>
        </w:rPr>
        <w:t>、</w:t>
      </w:r>
      <w:r w:rsidRPr="00B20007">
        <w:rPr>
          <w:rFonts w:cs="Times New Roman"/>
          <w:noProof/>
          <w:color w:val="000000" w:themeColor="text1"/>
        </w:rPr>
        <w:t>Auto3</w:t>
      </w:r>
      <w:r w:rsidRPr="00B20007">
        <w:rPr>
          <w:rFonts w:cs="Times New Roman"/>
          <w:noProof/>
          <w:color w:val="000000" w:themeColor="text1"/>
        </w:rPr>
        <w:t>、</w:t>
      </w:r>
      <w:r w:rsidRPr="00B20007">
        <w:rPr>
          <w:rFonts w:cs="Times New Roman"/>
          <w:noProof/>
          <w:color w:val="000000" w:themeColor="text1"/>
        </w:rPr>
        <w:t>Auto4</w:t>
      </w:r>
      <w:r w:rsidRPr="00B20007">
        <w:rPr>
          <w:rFonts w:cs="Times New Roman"/>
          <w:noProof/>
          <w:color w:val="000000" w:themeColor="text1"/>
        </w:rPr>
        <w:t>（</w:t>
      </w:r>
      <w:r w:rsidRPr="00B20007">
        <w:rPr>
          <w:rFonts w:cs="Times New Roman"/>
          <w:noProof/>
          <w:color w:val="000000" w:themeColor="text1"/>
        </w:rPr>
        <w:t>AWDOperMod=</w:t>
      </w:r>
      <w:r w:rsidR="007406F6" w:rsidRPr="00B20007">
        <w:rPr>
          <w:rFonts w:cs="Times New Roman"/>
          <w:noProof/>
          <w:color w:val="000000" w:themeColor="text1"/>
        </w:rPr>
        <w:t>0x</w:t>
      </w:r>
      <w:r w:rsidRPr="00B20007">
        <w:rPr>
          <w:rFonts w:cs="Times New Roman"/>
          <w:noProof/>
          <w:color w:val="000000" w:themeColor="text1"/>
        </w:rPr>
        <w:t>3/</w:t>
      </w:r>
      <w:r w:rsidR="007406F6" w:rsidRPr="00B20007">
        <w:rPr>
          <w:rFonts w:cs="Times New Roman"/>
          <w:noProof/>
          <w:color w:val="000000" w:themeColor="text1"/>
        </w:rPr>
        <w:t>0x</w:t>
      </w:r>
      <w:r w:rsidRPr="00B20007">
        <w:rPr>
          <w:rFonts w:cs="Times New Roman"/>
          <w:noProof/>
          <w:color w:val="000000" w:themeColor="text1"/>
        </w:rPr>
        <w:t>4/</w:t>
      </w:r>
      <w:r w:rsidR="007406F6" w:rsidRPr="00B20007">
        <w:rPr>
          <w:rFonts w:cs="Times New Roman"/>
          <w:noProof/>
          <w:color w:val="000000" w:themeColor="text1"/>
        </w:rPr>
        <w:t>0x</w:t>
      </w:r>
      <w:r w:rsidRPr="00B20007">
        <w:rPr>
          <w:rFonts w:cs="Times New Roman"/>
          <w:noProof/>
          <w:color w:val="000000" w:themeColor="text1"/>
        </w:rPr>
        <w:t>5</w:t>
      </w:r>
      <w:r w:rsidRPr="00B20007">
        <w:rPr>
          <w:rFonts w:cs="Times New Roman"/>
          <w:noProof/>
          <w:color w:val="000000" w:themeColor="text1"/>
        </w:rPr>
        <w:t>）中任一一个状态；</w:t>
      </w:r>
    </w:p>
    <w:p w14:paraId="60E83343" w14:textId="13410CB2" w:rsidR="00A17665" w:rsidRPr="00B20007" w:rsidRDefault="00BF797B" w:rsidP="00FC71C3">
      <w:pPr>
        <w:ind w:firstLine="480"/>
        <w:rPr>
          <w:rFonts w:cs="Times New Roman"/>
          <w:noProof/>
          <w:color w:val="000000" w:themeColor="text1"/>
        </w:rPr>
      </w:pPr>
      <w:del w:id="80" w:author="Cursor技术评审" w:date="2026-09-14T10:53:04+00:00">
        <w:r>
          <w:delText>2）δ&gt;8° （可标定）（插入方向盘转角与前轮转角变换公式）</w:delText>
        </w:r>
      </w:del>
      <w:ins w:id="81" w:author="Cursor技术评审" w:date="2026-09-14T10:53:04+00:00">
        <w:r>
          <w:t>2）|SteerWheelAng|大于可标定进入阈值δ_sw,on；前轮转角δ_f应通过经批准的转向系统映射δ_f=f(SteerWheelAng,V_x)获得，不得仅使用固定传动比覆盖全工作域。</w:t>
        </w:r>
      </w:ins>
    </w:p>
    <w:p w14:paraId="452C5B98" w14:textId="7A915CFD" w:rsidR="00A17665" w:rsidRPr="00B20007" w:rsidRDefault="00BF797B" w:rsidP="00FC71C3">
      <w:pPr>
        <w:ind w:firstLine="480"/>
        <w:rPr>
          <w:rFonts w:cs="Times New Roman"/>
          <w:noProof/>
          <w:color w:val="000000" w:themeColor="text1"/>
        </w:rPr>
      </w:pPr>
      <w:del w:id="82" w:author="Cursor技术评审" w:date="2026-09-14T10:53:04+00:00">
        <w:r>
          <w:delText>3）横摆角速度偏差超出阈值，其中ew=|wactual-wref|。（ew即为横摆角速度偏差），持续时间超过0ms（需标定）。</w:delText>
        </w:r>
      </w:del>
      <w:ins w:id="83" w:author="Cursor技术评审" w:date="2026-09-14T10:53:04+00:00">
        <w:r>
          <w:t>3）定义有符号横摆误差e_r=ω_ref−ω_actual；当|e_r|超过车速相关进入阈值e_r,on(V_x)并持续t_yaw,on后允许介入。控制方向必须由e_r符号确定，绝对值仅用于阈值判断。t_yaw,on不得以0 ms作为释放标定。</w:t>
        </w:r>
      </w:ins>
    </w:p>
    <w:p>
      <w:pPr>
        <w:ind w:firstLine="480"/>
        <w:rPr>
          <w:rFonts w:cs="Times New Roman"/>
          <w:noProof/>
          <w:color w:val="000000" w:themeColor="text1"/>
        </w:rPr>
      </w:pPr>
      <w:ins w:id="84" w:author="Cursor技术评审" w:date="2026-09-14T10:53:04+00:00">
        <w:r>
          <w:t>【待控制设计确认】横摆控制律至少应定义前馈项、反馈控制器、增益调度、积分抗饱和、输出限幅、变化率限制及ESP仲裁。目标横摆力矩到左右轮/离合器目标扭矩的物理映射、可实现范围和饱和后的优先级须在控制设计规范中给出，完成前本节不得进入软件编码。</w:t>
        </w:r>
      </w:ins>
    </w:p>
    <w:p>
      <w:pPr>
        <w:ind w:firstLine="480"/>
        <w:rPr>
          <w:rFonts w:cs="Times New Roman"/>
          <w:noProof/>
          <w:color w:val="000000" w:themeColor="text1"/>
        </w:rPr>
      </w:pPr>
      <w:ins w:id="85" w:author="Cursor技术评审" w:date="2026-09-14T10:53:04+00:00">
        <w:r>
          <w:t>参考横摆角速度必须受可用附着和稳定边界限制，例如|ω_ref|不超过μ_est·g/max(V_x,V_min)，并在质心侧偏角估计超过安全边界时优先降低目标横摆响应。μ_est、侧偏角估算方法、阈值及失效回退为【待车辆动力学与ESP负责人确认】。</w:t>
        </w:r>
      </w:ins>
    </w:p>
    <w:p>
      <w:pPr>
        <w:ind w:firstLine="480"/>
        <w:rPr>
          <w:rFonts w:cs="Times New Roman"/>
          <w:noProof/>
          <w:color w:val="000000" w:themeColor="text1"/>
        </w:rPr>
      </w:pPr>
      <w:ins w:id="86" w:author="Cursor技术评审" w:date="2026-09-14T10:53:04+00:00">
        <w:r>
          <w:t>稳态二自由度模型只能生成基础参考值，不足以证明紧急避障瞬态性能。在完成ISO 7401类瞬态试验、时延稳定性分析及ESP联合标定前，本功能名称限定为“高速转弯横摆辅助”，不得宣称覆盖紧急避障。</w:t>
        </w:r>
      </w:ins>
    </w:p>
    <w:p w14:paraId="2DCB2856" w14:textId="77777777" w:rsidR="00651349" w:rsidRPr="00B20007" w:rsidRDefault="00651349" w:rsidP="00651349">
      <w:pPr>
        <w:ind w:firstLine="480"/>
        <w:jc w:val="center"/>
        <w:rPr>
          <w:rFonts w:cs="Times New Roman"/>
          <w:color w:val="000000" w:themeColor="text1"/>
        </w:rPr>
      </w:pPr>
      <w:r w:rsidRPr="00B20007">
        <w:rPr>
          <w:rFonts w:cs="Times New Roman"/>
          <w:color w:val="000000" w:themeColor="text1"/>
        </w:rPr>
        <w:t>车速分段线性阈值表</w:t>
      </w:r>
      <w:r w:rsidRPr="00B20007">
        <w:rPr>
          <w:rFonts w:cs="Times New Roman"/>
          <w:color w:val="000000" w:themeColor="text1"/>
        </w:rPr>
        <w:t>——</w:t>
      </w:r>
      <w:r w:rsidRPr="00B20007">
        <w:rPr>
          <w:rFonts w:cs="Times New Roman"/>
          <w:color w:val="000000" w:themeColor="text1"/>
        </w:rPr>
        <w:t>横摆角速度偏差</w:t>
      </w:r>
    </w:p>
    <w:tbl>
      <w:tblPr>
        <w:tblStyle w:val="aa"/>
        <w:tblW w:w="0" w:type="auto"/>
        <w:jc w:val="center"/>
        <w:tblLook w:val="04A0" w:firstRow="1" w:lastRow="0" w:firstColumn="1" w:lastColumn="0" w:noHBand="0" w:noVBand="1"/>
      </w:tblPr>
      <w:tblGrid>
        <w:gridCol w:w="1838"/>
        <w:gridCol w:w="2845"/>
        <w:gridCol w:w="4962"/>
      </w:tblGrid>
      <w:tr w:rsidR="00BD6618" w:rsidRPr="00B20007" w14:paraId="20B89132" w14:textId="77777777" w:rsidTr="0062005C">
        <w:trPr>
          <w:jc w:val="center"/>
        </w:trPr>
        <w:tc>
          <w:tcPr>
            <w:tcW w:w="1838" w:type="dxa"/>
          </w:tcPr>
          <w:p w14:paraId="65D72EFA"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车速分段</w:t>
            </w:r>
          </w:p>
        </w:tc>
        <w:tc>
          <w:tcPr>
            <w:tcW w:w="2845" w:type="dxa"/>
          </w:tcPr>
          <w:p w14:paraId="0B320E75"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角速度偏差阈值</w:t>
            </w:r>
          </w:p>
        </w:tc>
        <w:tc>
          <w:tcPr>
            <w:tcW w:w="4962" w:type="dxa"/>
          </w:tcPr>
          <w:p w14:paraId="1A61459E"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备注</w:t>
            </w:r>
          </w:p>
        </w:tc>
      </w:tr>
      <w:tr w:rsidR="00BD6618" w:rsidRPr="00B20007" w14:paraId="0B5A0ED1" w14:textId="77777777" w:rsidTr="0062005C">
        <w:trPr>
          <w:jc w:val="center"/>
        </w:trPr>
        <w:tc>
          <w:tcPr>
            <w:tcW w:w="1838" w:type="dxa"/>
          </w:tcPr>
          <w:p w14:paraId="63A6F9FD"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0-30 km/h</w:t>
            </w:r>
          </w:p>
        </w:tc>
        <w:tc>
          <w:tcPr>
            <w:tcW w:w="2845" w:type="dxa"/>
          </w:tcPr>
          <w:p w14:paraId="17D13C0C" w14:textId="681F0B23" w:rsidR="00651349" w:rsidRPr="00B20007" w:rsidRDefault="00CC16FD" w:rsidP="00FC71C3">
            <w:pPr>
              <w:ind w:firstLineChars="0" w:firstLine="0"/>
              <w:rPr>
                <w:rFonts w:cs="Times New Roman"/>
                <w:color w:val="000000" w:themeColor="text1"/>
              </w:rPr>
            </w:pPr>
            <w:r w:rsidRPr="00B20007">
              <w:rPr>
                <w:rFonts w:cs="Times New Roman"/>
                <w:color w:val="000000" w:themeColor="text1"/>
              </w:rPr>
              <w:t>0.0524 rad/s</w:t>
            </w:r>
            <w:r w:rsidR="00651349" w:rsidRPr="00B20007">
              <w:rPr>
                <w:rFonts w:cs="Times New Roman"/>
                <w:color w:val="000000" w:themeColor="text1"/>
              </w:rPr>
              <w:t>（可标定）</w:t>
            </w:r>
          </w:p>
        </w:tc>
        <w:tc>
          <w:tcPr>
            <w:tcW w:w="4962" w:type="dxa"/>
          </w:tcPr>
          <w:p w14:paraId="50F969BB"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低速大转角（如泊车），允许较大偏差，不轻易介入</w:t>
            </w:r>
          </w:p>
        </w:tc>
      </w:tr>
      <w:tr w:rsidR="00BD6618" w:rsidRPr="00B20007" w14:paraId="20AE99CB" w14:textId="77777777" w:rsidTr="0062005C">
        <w:trPr>
          <w:jc w:val="center"/>
        </w:trPr>
        <w:tc>
          <w:tcPr>
            <w:tcW w:w="1838" w:type="dxa"/>
          </w:tcPr>
          <w:p w14:paraId="18F72046"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30-60 km/h</w:t>
            </w:r>
          </w:p>
        </w:tc>
        <w:tc>
          <w:tcPr>
            <w:tcW w:w="2845" w:type="dxa"/>
          </w:tcPr>
          <w:p w14:paraId="5B9DE7AF" w14:textId="0C82CF99" w:rsidR="00651349" w:rsidRPr="00B20007" w:rsidRDefault="00CC16FD" w:rsidP="00FC71C3">
            <w:pPr>
              <w:ind w:firstLineChars="0" w:firstLine="0"/>
              <w:rPr>
                <w:rFonts w:cs="Times New Roman"/>
                <w:color w:val="000000" w:themeColor="text1"/>
              </w:rPr>
            </w:pPr>
            <w:r w:rsidRPr="00B20007">
              <w:rPr>
                <w:rFonts w:cs="Times New Roman" w:hint="eastAsia"/>
                <w:color w:val="000000" w:themeColor="text1"/>
              </w:rPr>
              <w:t>0.0262</w:t>
            </w:r>
            <w:r w:rsidRPr="00B20007">
              <w:rPr>
                <w:rFonts w:cs="Times New Roman"/>
                <w:color w:val="000000" w:themeColor="text1"/>
              </w:rPr>
              <w:t xml:space="preserve"> rad/s</w:t>
            </w:r>
            <w:r w:rsidR="00651349" w:rsidRPr="00B20007">
              <w:rPr>
                <w:rFonts w:cs="Times New Roman"/>
                <w:color w:val="000000" w:themeColor="text1"/>
              </w:rPr>
              <w:t>（可标定）</w:t>
            </w:r>
          </w:p>
        </w:tc>
        <w:tc>
          <w:tcPr>
            <w:tcW w:w="4962" w:type="dxa"/>
          </w:tcPr>
          <w:p w14:paraId="53CDFEA3"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市区行驶，中等灵敏度</w:t>
            </w:r>
          </w:p>
        </w:tc>
      </w:tr>
      <w:tr w:rsidR="00BD6618" w:rsidRPr="00B20007" w14:paraId="69251DDB" w14:textId="77777777" w:rsidTr="0062005C">
        <w:trPr>
          <w:jc w:val="center"/>
        </w:trPr>
        <w:tc>
          <w:tcPr>
            <w:tcW w:w="1838" w:type="dxa"/>
          </w:tcPr>
          <w:p w14:paraId="654ECDC5"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60-100 km/h</w:t>
            </w:r>
          </w:p>
        </w:tc>
        <w:tc>
          <w:tcPr>
            <w:tcW w:w="2845" w:type="dxa"/>
          </w:tcPr>
          <w:p w14:paraId="1B38F448" w14:textId="725EE4FB" w:rsidR="00651349" w:rsidRPr="00B20007" w:rsidRDefault="00CC16FD" w:rsidP="00FC71C3">
            <w:pPr>
              <w:ind w:firstLineChars="0" w:firstLine="0"/>
              <w:rPr>
                <w:rFonts w:cs="Times New Roman"/>
                <w:color w:val="000000" w:themeColor="text1"/>
              </w:rPr>
            </w:pPr>
            <w:r w:rsidRPr="00B20007">
              <w:rPr>
                <w:rFonts w:cs="Times New Roman" w:hint="eastAsia"/>
                <w:color w:val="000000" w:themeColor="text1"/>
              </w:rPr>
              <w:t>0.0175</w:t>
            </w:r>
            <w:r w:rsidR="00651349" w:rsidRPr="00B20007">
              <w:rPr>
                <w:rFonts w:cs="Times New Roman"/>
                <w:color w:val="000000" w:themeColor="text1"/>
              </w:rPr>
              <w:t xml:space="preserve"> </w:t>
            </w:r>
            <w:r w:rsidRPr="00B20007">
              <w:rPr>
                <w:rFonts w:cs="Times New Roman"/>
                <w:color w:val="000000" w:themeColor="text1"/>
              </w:rPr>
              <w:t>rad/s</w:t>
            </w:r>
            <w:r w:rsidR="00651349" w:rsidRPr="00B20007">
              <w:rPr>
                <w:rFonts w:cs="Times New Roman"/>
                <w:color w:val="000000" w:themeColor="text1"/>
              </w:rPr>
              <w:t>（可标定）</w:t>
            </w:r>
          </w:p>
        </w:tc>
        <w:tc>
          <w:tcPr>
            <w:tcW w:w="4962" w:type="dxa"/>
          </w:tcPr>
          <w:p w14:paraId="73002F57"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快速路，偏差容忍度降低</w:t>
            </w:r>
          </w:p>
        </w:tc>
      </w:tr>
      <w:tr w:rsidR="00BD6618" w:rsidRPr="00B20007" w14:paraId="2FB03410" w14:textId="77777777" w:rsidTr="0062005C">
        <w:trPr>
          <w:jc w:val="center"/>
        </w:trPr>
        <w:tc>
          <w:tcPr>
            <w:tcW w:w="1838" w:type="dxa"/>
          </w:tcPr>
          <w:p w14:paraId="4FF74123"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100-140 km/h</w:t>
            </w:r>
          </w:p>
        </w:tc>
        <w:tc>
          <w:tcPr>
            <w:tcW w:w="2845" w:type="dxa"/>
          </w:tcPr>
          <w:p w14:paraId="5B8AA8BD" w14:textId="0DA065F6"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0.</w:t>
            </w:r>
            <w:r w:rsidR="00CC16FD" w:rsidRPr="00B20007">
              <w:rPr>
                <w:rFonts w:cs="Times New Roman" w:hint="eastAsia"/>
                <w:color w:val="000000" w:themeColor="text1"/>
              </w:rPr>
              <w:t>0105rad</w:t>
            </w:r>
            <w:r w:rsidRPr="00B20007">
              <w:rPr>
                <w:rFonts w:cs="Times New Roman"/>
                <w:color w:val="000000" w:themeColor="text1"/>
              </w:rPr>
              <w:t>/s</w:t>
            </w:r>
            <w:r w:rsidRPr="00B20007">
              <w:rPr>
                <w:rFonts w:cs="Times New Roman"/>
                <w:color w:val="000000" w:themeColor="text1"/>
              </w:rPr>
              <w:t>（可标定）</w:t>
            </w:r>
          </w:p>
        </w:tc>
        <w:tc>
          <w:tcPr>
            <w:tcW w:w="4962" w:type="dxa"/>
          </w:tcPr>
          <w:p w14:paraId="7178505F"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高速行驶，严格跟踪理想横摆</w:t>
            </w:r>
          </w:p>
        </w:tc>
      </w:tr>
      <w:tr w:rsidR="00735E2E" w:rsidRPr="00B20007" w14:paraId="1A64691C" w14:textId="77777777" w:rsidTr="0062005C">
        <w:trPr>
          <w:jc w:val="center"/>
        </w:trPr>
        <w:tc>
          <w:tcPr>
            <w:tcW w:w="1838" w:type="dxa"/>
          </w:tcPr>
          <w:p w14:paraId="15CA24DA"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140 km/h</w:t>
            </w:r>
          </w:p>
        </w:tc>
        <w:tc>
          <w:tcPr>
            <w:tcW w:w="2845" w:type="dxa"/>
          </w:tcPr>
          <w:p w14:paraId="06F48D46" w14:textId="37A898BA" w:rsidR="00651349" w:rsidRPr="00B20007" w:rsidRDefault="00CC16FD" w:rsidP="00FC71C3">
            <w:pPr>
              <w:ind w:firstLineChars="0" w:firstLine="0"/>
              <w:rPr>
                <w:rFonts w:cs="Times New Roman"/>
                <w:color w:val="000000" w:themeColor="text1"/>
              </w:rPr>
            </w:pPr>
            <w:r w:rsidRPr="00B20007">
              <w:rPr>
                <w:rFonts w:cs="Times New Roman"/>
                <w:color w:val="000000" w:themeColor="text1"/>
              </w:rPr>
              <w:t>0.007</w:t>
            </w:r>
            <w:r w:rsidR="0061059C" w:rsidRPr="00B20007">
              <w:rPr>
                <w:rFonts w:cs="Times New Roman"/>
                <w:color w:val="000000" w:themeColor="text1"/>
              </w:rPr>
              <w:t>0</w:t>
            </w:r>
            <w:r w:rsidRPr="00B20007">
              <w:rPr>
                <w:rFonts w:cs="Times New Roman"/>
                <w:color w:val="000000" w:themeColor="text1"/>
              </w:rPr>
              <w:t>rad</w:t>
            </w:r>
            <w:r w:rsidR="00651349" w:rsidRPr="00B20007">
              <w:rPr>
                <w:rFonts w:cs="Times New Roman"/>
                <w:color w:val="000000" w:themeColor="text1"/>
              </w:rPr>
              <w:t>/s</w:t>
            </w:r>
            <w:r w:rsidR="00651349" w:rsidRPr="00B20007">
              <w:rPr>
                <w:rFonts w:cs="Times New Roman"/>
                <w:color w:val="000000" w:themeColor="text1"/>
              </w:rPr>
              <w:t>（可标定）</w:t>
            </w:r>
          </w:p>
        </w:tc>
        <w:tc>
          <w:tcPr>
            <w:tcW w:w="4962" w:type="dxa"/>
          </w:tcPr>
          <w:p w14:paraId="6EDC743E" w14:textId="77777777" w:rsidR="00651349" w:rsidRPr="00B20007" w:rsidRDefault="00651349" w:rsidP="00FC71C3">
            <w:pPr>
              <w:ind w:firstLineChars="0" w:firstLine="0"/>
              <w:rPr>
                <w:rFonts w:cs="Times New Roman"/>
                <w:color w:val="000000" w:themeColor="text1"/>
              </w:rPr>
            </w:pPr>
            <w:r w:rsidRPr="00B20007">
              <w:rPr>
                <w:rFonts w:cs="Times New Roman"/>
                <w:color w:val="000000" w:themeColor="text1"/>
              </w:rPr>
              <w:t>极高速，仅允许微小偏差</w:t>
            </w:r>
          </w:p>
        </w:tc>
      </w:tr>
    </w:tbl>
    <w:p w14:paraId="580AB4E9" w14:textId="188C5D55" w:rsidR="00651349" w:rsidRPr="00B20007" w:rsidRDefault="00651349" w:rsidP="00FC71C3">
      <w:pPr>
        <w:ind w:firstLine="480"/>
        <w:rPr>
          <w:rFonts w:cs="Times New Roman"/>
          <w:color w:val="000000" w:themeColor="text1"/>
        </w:rPr>
      </w:pPr>
      <w:del w:id="87" w:author="Cursor技术评审" w:date="2026-09-14T10:53:04+00:00">
        <w:r>
          <w:delText>注：阈值采用线性插值，例如45 km/h 时阈值为 1.5-(45-30)/(60-30)×(1.5-1.0)=0.0218 rad/s。左边为主控电机。</w:delText>
        </w:r>
      </w:del>
      <w:ins w:id="88" w:author="Cursor技术评审" w:date="2026-09-14T10:53:04+00:00">
        <w:r>
          <w:t>注：阈值采用相邻车速断点的线性插值。例如45 km/h位于30～60 km/h区间，阈值为0.0262−(45−30)/(60−30)×(0.0262−0.0175)=0.02185 rad/s。表中数值仅为初始标定建议，须通过稳定性分析和整车试验批准。功能主控制器归属为【待系统架构批准】。</w:t>
        </w:r>
      </w:ins>
    </w:p>
    <w:p w14:paraId="46934297" w14:textId="798F789B" w:rsidR="00A17665" w:rsidRPr="00B20007" w:rsidRDefault="00A17665" w:rsidP="00FC71C3">
      <w:pPr>
        <w:ind w:firstLine="480"/>
        <w:rPr>
          <w:rFonts w:cs="Times New Roman"/>
          <w:noProof/>
          <w:color w:val="000000" w:themeColor="text1"/>
          <w:kern w:val="0"/>
        </w:rPr>
      </w:pPr>
      <w:r w:rsidRPr="00B20007">
        <w:rPr>
          <w:rFonts w:cs="Times New Roman"/>
          <w:noProof/>
          <w:color w:val="000000" w:themeColor="text1"/>
          <w:kern w:val="0"/>
        </w:rPr>
        <w:lastRenderedPageBreak/>
        <w:t>上述条件同时满足时，控制器介入，执行高速过弯</w:t>
      </w:r>
      <w:r w:rsidRPr="00B20007">
        <w:rPr>
          <w:rFonts w:cs="Times New Roman"/>
          <w:noProof/>
          <w:color w:val="000000" w:themeColor="text1"/>
          <w:kern w:val="0"/>
        </w:rPr>
        <w:t>/</w:t>
      </w:r>
      <w:r w:rsidRPr="00B20007">
        <w:rPr>
          <w:rFonts w:cs="Times New Roman"/>
          <w:noProof/>
          <w:color w:val="000000" w:themeColor="text1"/>
          <w:kern w:val="0"/>
        </w:rPr>
        <w:t>紧急避障策略。</w:t>
      </w:r>
    </w:p>
    <w:p w14:paraId="0C85CA6B" w14:textId="7D5922D4" w:rsidR="003B4AC6" w:rsidRPr="00B20007" w:rsidRDefault="00651349" w:rsidP="003B4AC6">
      <w:pPr>
        <w:ind w:firstLine="480"/>
        <w:rPr>
          <w:rFonts w:cs="Times New Roman"/>
          <w:noProof/>
          <w:color w:val="000000" w:themeColor="text1"/>
          <w:kern w:val="0"/>
        </w:rPr>
      </w:pPr>
      <w:r w:rsidRPr="00B20007">
        <w:rPr>
          <w:rFonts w:cs="Times New Roman"/>
          <w:noProof/>
          <w:color w:val="000000" w:themeColor="text1"/>
          <w:kern w:val="0"/>
        </w:rPr>
        <w:t>识别</w:t>
      </w:r>
      <w:r w:rsidRPr="00B20007">
        <w:rPr>
          <w:rFonts w:cs="Times New Roman"/>
          <w:noProof/>
          <w:color w:val="000000" w:themeColor="text1"/>
          <w:kern w:val="0"/>
        </w:rPr>
        <w:t>Message ID:</w:t>
      </w:r>
      <w:r w:rsidR="007406F6" w:rsidRPr="00B20007">
        <w:rPr>
          <w:rFonts w:cs="Times New Roman"/>
          <w:noProof/>
          <w:color w:val="000000" w:themeColor="text1"/>
          <w:kern w:val="0"/>
        </w:rPr>
        <w:t>0x</w:t>
      </w:r>
      <w:r w:rsidRPr="00B20007">
        <w:rPr>
          <w:rFonts w:cs="Times New Roman"/>
          <w:noProof/>
          <w:color w:val="000000" w:themeColor="text1"/>
          <w:kern w:val="0"/>
        </w:rPr>
        <w:t>0A1</w:t>
      </w:r>
      <w:r w:rsidRPr="00B20007">
        <w:rPr>
          <w:rFonts w:cs="Times New Roman"/>
          <w:noProof/>
          <w:color w:val="000000" w:themeColor="text1"/>
          <w:kern w:val="0"/>
        </w:rPr>
        <w:t>中</w:t>
      </w:r>
      <w:r w:rsidRPr="00B20007">
        <w:rPr>
          <w:rFonts w:cs="Times New Roman"/>
          <w:noProof/>
          <w:color w:val="000000" w:themeColor="text1"/>
          <w:kern w:val="0"/>
        </w:rPr>
        <w:t>SteerWheelAngSign</w:t>
      </w:r>
      <w:r w:rsidR="008330C7" w:rsidRPr="00B20007">
        <w:rPr>
          <w:rFonts w:cs="Times New Roman"/>
          <w:noProof/>
          <w:color w:val="000000" w:themeColor="text1"/>
          <w:kern w:val="0"/>
        </w:rPr>
        <w:t>信号值</w:t>
      </w:r>
      <w:r w:rsidRPr="00B20007">
        <w:rPr>
          <w:rFonts w:cs="Times New Roman"/>
          <w:noProof/>
          <w:color w:val="000000" w:themeColor="text1"/>
          <w:kern w:val="0"/>
        </w:rPr>
        <w:t>和方向盘转角的正负（需明确方向盘转角正负值与转向的关系），共同作为判定车辆转向的主要依据；在</w:t>
      </w:r>
      <w:r w:rsidRPr="00B20007">
        <w:rPr>
          <w:rFonts w:cs="Times New Roman"/>
          <w:noProof/>
          <w:color w:val="000000" w:themeColor="text1"/>
          <w:kern w:val="0"/>
        </w:rPr>
        <w:t>Message ID:</w:t>
      </w:r>
      <w:r w:rsidR="007406F6" w:rsidRPr="00B20007">
        <w:rPr>
          <w:rFonts w:cs="Times New Roman"/>
          <w:noProof/>
          <w:color w:val="000000" w:themeColor="text1"/>
          <w:kern w:val="0"/>
        </w:rPr>
        <w:t>0x</w:t>
      </w:r>
      <w:r w:rsidRPr="00B20007">
        <w:rPr>
          <w:rFonts w:cs="Times New Roman"/>
          <w:noProof/>
          <w:color w:val="000000" w:themeColor="text1"/>
          <w:kern w:val="0"/>
        </w:rPr>
        <w:t>0A1</w:t>
      </w:r>
      <w:r w:rsidRPr="00B20007">
        <w:rPr>
          <w:rFonts w:cs="Times New Roman"/>
          <w:noProof/>
          <w:color w:val="000000" w:themeColor="text1"/>
          <w:kern w:val="0"/>
        </w:rPr>
        <w:t>中</w:t>
      </w:r>
      <w:r w:rsidRPr="00B20007">
        <w:rPr>
          <w:rFonts w:cs="Times New Roman"/>
          <w:noProof/>
          <w:color w:val="000000" w:themeColor="text1"/>
          <w:kern w:val="0"/>
        </w:rPr>
        <w:t>SteerWheelAngSign</w:t>
      </w:r>
      <w:r w:rsidRPr="00B20007">
        <w:rPr>
          <w:rFonts w:cs="Times New Roman"/>
          <w:noProof/>
          <w:color w:val="000000" w:themeColor="text1"/>
          <w:kern w:val="0"/>
        </w:rPr>
        <w:t>信号值失效时</w:t>
      </w:r>
      <w:r w:rsidR="008330C7" w:rsidRPr="00B20007">
        <w:rPr>
          <w:rFonts w:cs="Times New Roman" w:hint="eastAsia"/>
          <w:noProof/>
          <w:color w:val="000000" w:themeColor="text1"/>
          <w:kern w:val="0"/>
        </w:rPr>
        <w:t>，</w:t>
      </w:r>
      <w:r w:rsidRPr="00B20007">
        <w:rPr>
          <w:rFonts w:cs="Times New Roman"/>
          <w:noProof/>
          <w:color w:val="000000" w:themeColor="text1"/>
          <w:kern w:val="0"/>
        </w:rPr>
        <w:t>依据方向盘转角的正负判定车辆转向方向。</w:t>
      </w:r>
    </w:p>
    <w:p w14:paraId="6BAD3921" w14:textId="2CD39690" w:rsidR="00651349" w:rsidRPr="00B20007" w:rsidRDefault="00651349" w:rsidP="00FC71C3">
      <w:pPr>
        <w:ind w:firstLine="480"/>
        <w:rPr>
          <w:rFonts w:eastAsia="宋体" w:cs="Times New Roman"/>
          <w:b/>
          <w:bCs/>
          <w:color w:val="000000" w:themeColor="text1"/>
        </w:rPr>
      </w:pPr>
      <w:r w:rsidRPr="00B20007">
        <w:rPr>
          <w:rFonts w:cs="Times New Roman"/>
          <w:noProof/>
          <w:color w:val="000000" w:themeColor="text1"/>
          <w:kern w:val="0"/>
        </w:rPr>
        <w:t>如：</w:t>
      </w:r>
    </w:p>
    <w:p w14:paraId="45BB328C" w14:textId="4F383E03" w:rsidR="00651349" w:rsidRPr="00B20007" w:rsidRDefault="00651349" w:rsidP="00FD24B1">
      <w:pPr>
        <w:ind w:firstLine="480"/>
        <w:rPr>
          <w:rFonts w:cs="Times New Roman"/>
          <w:noProof/>
          <w:color w:val="000000" w:themeColor="text1"/>
          <w:kern w:val="0"/>
        </w:rPr>
      </w:pPr>
      <w:del w:id="89" w:author="Cursor技术评审" w:date="2026-09-14T10:53:04+00:00">
        <w:r>
          <w:delText>1）当信号值为0x0时判定车辆左转，随后增加右侧车轮扭矩，此时Message ID:0x160中的VTCClutchTrqReq_R信号将左侧实时扭矩值发送至CAN线， Message ID:0x161中的VTCEstimatedTorque_R信号周期向CAN发送右侧实时估计扭矩值， Message ID:0x161中 VTCAWDOperMod_R发送矢量状态信号值（Auto2、Auto3、Auto4）供仪表、开关、ESP进行逻辑判断使用。</w:delText>
        </w:r>
      </w:del>
      <w:ins w:id="90" w:author="Cursor技术评审" w:date="2026-09-14T10:53:04+00:00">
        <w:r>
          <w:t>当SteerWheelAngSign=0x0且方向盘转角有效并满足一致性检查时判定车辆左转。功能主控制器根据有符号横摆误差计算左右目标扭矩；如需增加右侧扭矩，VTCClutchTrqReq_R仅承载右侧目标扭矩，VTCEstimatedTorque_R反馈右侧估算扭矩和执行状态。报文发送节点以批准DBC为准；VTCClutchTrqReq_R不得用于发送左侧扭矩。</w:t>
        </w:r>
      </w:ins>
    </w:p>
    <w:p w14:paraId="00568176" w14:textId="078786AE" w:rsidR="00FD24B1" w:rsidRPr="00B20007" w:rsidRDefault="00651349" w:rsidP="00FD24B1">
      <w:pPr>
        <w:ind w:firstLine="480"/>
        <w:rPr>
          <w:rFonts w:cs="Times New Roman"/>
          <w:noProof/>
          <w:color w:val="000000" w:themeColor="text1"/>
          <w:kern w:val="0"/>
        </w:rPr>
      </w:pPr>
      <w:del w:id="91" w:author="Cursor技术评审" w:date="2026-09-14T10:53:04+00:00">
        <w:r>
          <w:delText>2）当信号值为0x1时，判断车辆右转，此时Message ID:0x160中的VTCClutchOpenReq_R发送0x1 Run至CAN线，VTC_R接收信号后通过Message ID:0x161中的VTCExternalReqIgnored_R发送0x1回应接受请求，随后增加左侧车轮扭矩值，Message ID:0x160中的VTCClutchTrqReq_R信号将左轮扭矩值，发送至CAN线表示启动，Message ID:0x161中 VTCAWDOperMod_R发送矢量状态信号值（Auto2、Auto3、Auto4）供仪表、开关、ESP进行逻辑判断使用。</w:delText>
        </w:r>
      </w:del>
      <w:ins w:id="92" w:author="Cursor技术评审" w:date="2026-09-14T10:53:04+00:00">
        <w:r>
          <w:t>当SteerWheelAngSign=0x1且方向盘转角有效并满足一致性检查时判定车辆右转。左侧目标由左侧本地执行通道控制；VTCClutchTrqReq_R仍仅承载独立计算的右侧目标扭矩，发送节点和主从关系以批准DBC/架构为准。VTCClutchOpenReq_R只用于Run/Fastopen状态协调，不得作为每次横摆控制介入的启动脉冲；VTCExternalReqIgnored_R仅表示请求是否被接受。</w:t>
        </w:r>
      </w:ins>
    </w:p>
    <w:p w14:paraId="71AF60C7" w14:textId="1D608E5B" w:rsidR="003D0A44" w:rsidRPr="00B20007" w:rsidRDefault="00A3786D" w:rsidP="00FD24B1">
      <w:pPr>
        <w:ind w:firstLine="480"/>
        <w:rPr>
          <w:rFonts w:cs="Times New Roman"/>
          <w:noProof/>
          <w:color w:val="000000" w:themeColor="text1"/>
          <w:kern w:val="0"/>
        </w:rPr>
      </w:pPr>
      <w:del w:id="93" w:author="Cursor技术评审" w:date="2026-09-14T10:53:04+00:00">
        <w:r>
          <w:delText>注：后续通过试验及标定采集离合器压紧力、发动机扭矩及后轴轴间扭矩数据拟合出包含离合器压紧力及发动机扭矩的拟合公式，通过该拟合公式获得扭矩估计值。</w:delText>
        </w:r>
      </w:del>
      <w:ins w:id="94" w:author="Cursor技术评审" w:date="2026-09-14T10:53:04+00:00">
        <w:r>
          <w:t>离合器目标扭矩容量、估算扭矩及电机控制量之间的模型必须在软件释放前由供应商台架和整车试验建立，输入至少包括执行器位置/压力、电机电流、离合器滑差和温度，并规定精度、响应时间、滞回、磨损补偿、无效条件及在线偏差监控。该模型不得作为发布后的未定义后续工作。</w:t>
        </w:r>
      </w:ins>
    </w:p>
    <w:p w14:paraId="53893EF0" w14:textId="0153A110" w:rsidR="00651349" w:rsidRPr="00B20007" w:rsidRDefault="00A17665" w:rsidP="005619CF">
      <w:pPr>
        <w:ind w:firstLineChars="0" w:firstLine="0"/>
        <w:rPr>
          <w:rFonts w:cs="Times New Roman"/>
          <w:noProof/>
          <w:color w:val="000000" w:themeColor="text1"/>
        </w:rPr>
      </w:pPr>
      <w:del w:id="95" w:author="Cursor技术评审" w:date="2026-09-14T10:53:04+00:00">
        <w:r>
          <w:delText>4.3.1.2退出条件：</w:delText>
        </w:r>
      </w:del>
      <w:ins w:id="96" w:author="Cursor技术评审" w:date="2026-09-14T10:53:04+00:00">
        <w:r>
          <w:t>4.3.1.2 退出条件：</w:t>
        </w:r>
      </w:ins>
    </w:p>
    <w:p w14:paraId="3765A3DD" w14:textId="77777777" w:rsidR="00B51FA6" w:rsidRPr="00B20007" w:rsidRDefault="00EF61E9" w:rsidP="00B51FA6">
      <w:pPr>
        <w:ind w:firstLine="480"/>
        <w:rPr>
          <w:rFonts w:cs="Times New Roman"/>
          <w:noProof/>
          <w:color w:val="000000" w:themeColor="text1"/>
        </w:rPr>
      </w:pPr>
      <w:del w:id="97" w:author="Cursor技术评审" w:date="2026-09-14T10:53:04+00:00">
        <w:r>
          <w:delText>|wactual|&lt;|wref|*0.7，并持续200ms（可标定），控制器退出扭矩矢量分配策略，恢复控制前矢量模式的控制状态。</w:delText>
        </w:r>
      </w:del>
      <w:ins w:id="98" w:author="Cursor技术评审" w:date="2026-09-14T10:53:04+00:00">
        <w:r>
          <w:t>当|e_r|低于退出阈值e_r,off(V_x)并持续t_yaw,off（初始建议200 ms、可标定），或模式/输入有效性/热状态/故障状态不再满足介入条件时，按受控斜率退出横摆控制并恢复基础模式。应满足e_r,off&lt;e_r,on形成迟滞，退出不得发生在横摆误差仍大于进入阈值时。</w:t>
        </w:r>
      </w:ins>
    </w:p>
    <w:p w14:paraId="187CF1AA" w14:textId="309AA2D5" w:rsidR="00E9393D" w:rsidRPr="00B20007" w:rsidRDefault="00E9393D" w:rsidP="00B51FA6">
      <w:pPr>
        <w:ind w:firstLine="480"/>
        <w:rPr>
          <w:rFonts w:cs="Times New Roman"/>
          <w:noProof/>
          <w:color w:val="000000" w:themeColor="text1"/>
        </w:rPr>
      </w:pPr>
      <w:r w:rsidRPr="00B20007">
        <w:rPr>
          <w:rFonts w:cs="Times New Roman"/>
          <w:noProof/>
          <w:color w:val="000000" w:themeColor="text1"/>
        </w:rPr>
        <w:t>过弯路况控制流程如</w:t>
      </w:r>
      <w:r w:rsidRPr="00B20007">
        <w:rPr>
          <w:rFonts w:cs="Times New Roman" w:hint="eastAsia"/>
          <w:noProof/>
          <w:color w:val="000000" w:themeColor="text1"/>
        </w:rPr>
        <w:t>下</w:t>
      </w:r>
      <w:r w:rsidRPr="00B20007">
        <w:rPr>
          <w:rFonts w:cs="Times New Roman"/>
          <w:noProof/>
          <w:color w:val="000000" w:themeColor="text1"/>
        </w:rPr>
        <w:t>图所示。</w:t>
      </w:r>
    </w:p>
    <w:p w14:paraId="76124646" w14:textId="4D3F4A87" w:rsidR="00187771" w:rsidRPr="00B20007" w:rsidRDefault="00AD7DAD" w:rsidP="00187771">
      <w:pPr>
        <w:ind w:firstLine="480"/>
        <w:jc w:val="center"/>
        <w:rPr>
          <w:rFonts w:cs="Times New Roman"/>
          <w:noProof/>
          <w:color w:val="000000" w:themeColor="text1"/>
        </w:rPr>
      </w:pPr>
      <w:r w:rsidRPr="00B20007">
        <w:rPr>
          <w:rFonts w:cs="Times New Roman"/>
          <w:noProof/>
          <w:color w:val="000000" w:themeColor="text1"/>
        </w:rPr>
        <w:lastRenderedPageBreak/>
        <w:drawing>
          <wp:inline distT="0" distB="0" distL="0" distR="0" wp14:anchorId="101AF6E3" wp14:editId="6861A17F">
            <wp:extent cx="1901472" cy="3487189"/>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1.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912022" cy="3506536"/>
                    </a:xfrm>
                    <a:prstGeom prst="rect">
                      <a:avLst/>
                    </a:prstGeom>
                  </pic:spPr>
                </pic:pic>
              </a:graphicData>
            </a:graphic>
          </wp:inline>
        </w:drawing>
      </w:r>
    </w:p>
    <w:p w14:paraId="47F4B0FB" w14:textId="6355C01D" w:rsidR="000B4919" w:rsidRPr="00B20007" w:rsidRDefault="00651349" w:rsidP="00A31879">
      <w:pPr>
        <w:pStyle w:val="6"/>
        <w:spacing w:line="319" w:lineRule="auto"/>
        <w:ind w:firstLineChars="0" w:firstLine="0"/>
        <w:rPr>
          <w:rFonts w:ascii="Times New Roman" w:hAnsi="Times New Roman" w:cs="Times New Roman"/>
          <w:noProof/>
          <w:color w:val="000000" w:themeColor="text1"/>
        </w:rPr>
      </w:pPr>
      <w:r w:rsidRPr="00B20007">
        <w:rPr>
          <w:rFonts w:ascii="Times New Roman" w:hAnsi="Times New Roman" w:cs="Times New Roman"/>
          <w:color w:val="000000" w:themeColor="text1"/>
        </w:rPr>
        <w:t>4.3.2</w:t>
      </w:r>
      <w:r w:rsidR="006721AA" w:rsidRPr="00B20007">
        <w:rPr>
          <w:rFonts w:ascii="Times New Roman" w:hAnsi="Times New Roman" w:cs="Times New Roman"/>
          <w:color w:val="000000" w:themeColor="text1"/>
        </w:rPr>
        <w:t>湿滑</w:t>
      </w:r>
      <w:r w:rsidR="006721AA" w:rsidRPr="00B20007">
        <w:rPr>
          <w:rFonts w:ascii="Times New Roman" w:hAnsi="Times New Roman" w:cs="Times New Roman"/>
          <w:color w:val="000000" w:themeColor="text1"/>
        </w:rPr>
        <w:t>/</w:t>
      </w:r>
      <w:r w:rsidR="006721AA" w:rsidRPr="00B20007">
        <w:rPr>
          <w:rFonts w:ascii="Times New Roman" w:hAnsi="Times New Roman" w:cs="Times New Roman"/>
          <w:color w:val="000000" w:themeColor="text1"/>
        </w:rPr>
        <w:t>冰雪路面起步</w:t>
      </w:r>
      <w:r w:rsidR="006721AA" w:rsidRPr="00B20007">
        <w:rPr>
          <w:rFonts w:ascii="Times New Roman" w:hAnsi="Times New Roman" w:cs="Times New Roman"/>
          <w:color w:val="000000" w:themeColor="text1"/>
        </w:rPr>
        <w:t>/</w:t>
      </w:r>
      <w:r w:rsidR="006721AA" w:rsidRPr="00B20007">
        <w:rPr>
          <w:rFonts w:ascii="Times New Roman" w:hAnsi="Times New Roman" w:cs="Times New Roman"/>
          <w:color w:val="000000" w:themeColor="text1"/>
        </w:rPr>
        <w:t>加速</w:t>
      </w:r>
    </w:p>
    <w:p w14:paraId="432B5377" w14:textId="5CD08E6C" w:rsidR="006721AA" w:rsidRPr="00B20007" w:rsidRDefault="006721AA" w:rsidP="00FC71C3">
      <w:pPr>
        <w:ind w:firstLine="480"/>
        <w:rPr>
          <w:rFonts w:cs="Times New Roman"/>
          <w:noProof/>
          <w:color w:val="000000" w:themeColor="text1"/>
        </w:rPr>
      </w:pPr>
      <w:del w:id="99" w:author="Cursor技术评审" w:date="2026-09-14T10:53:04+00:00">
        <w:r>
          <w:delText>在车辆打滑前，判断车辆的滑移率（滑移率阈值设置在TCS功能触发阈值前），减少打滑车轮扭矩，增加非打滑车轮扭矩，将扭矩转移至有抓地力车轮。滑移率越高，分配扭矩也越多。</w:delText>
        </w:r>
      </w:del>
      <w:ins w:id="100" w:author="Cursor技术评审" w:date="2026-09-14T10:53:04+00:00">
        <w:r>
          <w:t>VTC_RL分别计算左右后轮驱动滑移率，并在达到预控制阈值时限制打滑侧允许扭矩，在另一侧附着、横摆稳定、传动和热能力允许时重新分配剩余后轴扭矩。滑移控制输出为单侧允许扭矩上限，不得直接输出电机电流；横摆稳定性约束优先于牵引力提升。</w:t>
        </w:r>
      </w:ins>
    </w:p>
    <w:p w14:paraId="18124F4F" w14:textId="4A40FE4B" w:rsidR="0093262E" w:rsidRPr="00B20007" w:rsidRDefault="0093262E" w:rsidP="00FC71C3">
      <w:pPr>
        <w:ind w:firstLine="480"/>
        <w:rPr>
          <w:rFonts w:cs="Times New Roman"/>
          <w:noProof/>
          <w:color w:val="000000" w:themeColor="text1"/>
        </w:rPr>
      </w:pPr>
      <w:r w:rsidRPr="00B20007">
        <w:rPr>
          <w:rFonts w:cs="Times New Roman"/>
          <w:noProof/>
          <w:color w:val="000000" w:themeColor="text1"/>
        </w:rPr>
        <w:t>滑移率计算公式</w:t>
      </w:r>
      <w:r w:rsidRPr="00B20007">
        <w:rPr>
          <w:rFonts w:cs="Times New Roman"/>
          <w:noProof/>
          <w:color w:val="000000" w:themeColor="text1"/>
        </w:rPr>
        <w:t>;</w:t>
      </w:r>
    </w:p>
    <w:p w14:paraId="40855613" w14:textId="77777777" w:rsidR="00212E63" w:rsidRPr="00B20007" w:rsidRDefault="00C838E1" w:rsidP="00FC71C3">
      <w:pPr>
        <w:ind w:firstLine="480"/>
        <w:rPr>
          <w:rFonts w:cs="Times New Roman"/>
          <w:noProof/>
          <w:color w:val="000000" w:themeColor="text1"/>
        </w:rPr>
      </w:pPr>
      <w:del w:id="101" w:author="Cursor技术评审" w:date="2026-09-14T10:53:04+00:00">
        <w:r>
          <w:delText>sactual=wr-vwr</w:delText>
        </w:r>
      </w:del>
      <w:ins w:id="102" w:author="Cursor技术评审" w:date="2026-09-14T10:53:04+00:00">
        <w:r>
          <w:t>驱动滑移率定义：s_i=(R_e·ω_i−v_x,i)/max(R_e·ω_i, v_x,i, v_ε)。其中v_x,i为考虑横摆运动后的车轮中心纵向参考速度，v_ε用于避免低速除零；低速区应改用轮速差和轮加速度判据。</w:t>
        </w:r>
      </w:ins>
    </w:p>
    <w:p w14:paraId="6D0D37B7" w14:textId="13387AC1"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s:</w:t>
      </w:r>
      <w:r w:rsidRPr="00B20007">
        <w:rPr>
          <w:rFonts w:cs="Times New Roman"/>
          <w:noProof/>
          <w:color w:val="000000" w:themeColor="text1"/>
        </w:rPr>
        <w:t>滑移率；</w:t>
      </w:r>
    </w:p>
    <w:p w14:paraId="78CA07EA" w14:textId="19FF36C0"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v:</w:t>
      </w:r>
      <w:r w:rsidRPr="00B20007">
        <w:rPr>
          <w:rFonts w:cs="Times New Roman"/>
          <w:noProof/>
          <w:color w:val="000000" w:themeColor="text1"/>
        </w:rPr>
        <w:t>车速；</w:t>
      </w:r>
    </w:p>
    <w:p w14:paraId="6EE41C78" w14:textId="6B549481"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w:</w:t>
      </w:r>
      <w:r w:rsidRPr="00B20007">
        <w:rPr>
          <w:rFonts w:cs="Times New Roman"/>
          <w:noProof/>
          <w:color w:val="000000" w:themeColor="text1"/>
        </w:rPr>
        <w:t>轮速；</w:t>
      </w:r>
    </w:p>
    <w:p w14:paraId="26D20C2E" w14:textId="5AECA5DE" w:rsidR="00F345A8" w:rsidRPr="00B20007" w:rsidRDefault="00F345A8" w:rsidP="00FC71C3">
      <w:pPr>
        <w:ind w:firstLine="480"/>
        <w:rPr>
          <w:rFonts w:cs="Times New Roman"/>
          <w:noProof/>
          <w:color w:val="000000" w:themeColor="text1"/>
        </w:rPr>
      </w:pPr>
      <w:r w:rsidRPr="00B20007">
        <w:rPr>
          <w:rFonts w:cs="Times New Roman"/>
          <w:noProof/>
          <w:color w:val="000000" w:themeColor="text1"/>
        </w:rPr>
        <w:t>r:</w:t>
      </w:r>
      <w:r w:rsidRPr="00B20007">
        <w:rPr>
          <w:rFonts w:cs="Times New Roman"/>
          <w:noProof/>
          <w:color w:val="000000" w:themeColor="text1"/>
        </w:rPr>
        <w:t>车轮半径。</w:t>
      </w:r>
    </w:p>
    <w:p w14:paraId="53641398" w14:textId="39D69852" w:rsidR="00BF6F93" w:rsidRPr="00B20007" w:rsidRDefault="00BF6F93" w:rsidP="00BF6F93">
      <w:pPr>
        <w:pStyle w:val="5"/>
        <w:spacing w:before="0" w:after="0" w:line="240" w:lineRule="auto"/>
        <w:ind w:firstLineChars="0" w:firstLine="0"/>
        <w:rPr>
          <w:rFonts w:cs="Times New Roman"/>
          <w:b w:val="0"/>
          <w:color w:val="000000" w:themeColor="text1"/>
          <w:sz w:val="24"/>
          <w:szCs w:val="24"/>
        </w:rPr>
      </w:pPr>
      <w:r w:rsidRPr="00B20007">
        <w:rPr>
          <w:rFonts w:cs="Times New Roman"/>
          <w:b w:val="0"/>
          <w:color w:val="000000" w:themeColor="text1"/>
          <w:sz w:val="24"/>
          <w:szCs w:val="24"/>
        </w:rPr>
        <w:t>4.3.</w:t>
      </w:r>
      <w:r w:rsidRPr="00B20007">
        <w:rPr>
          <w:rFonts w:cs="Times New Roman" w:hint="eastAsia"/>
          <w:b w:val="0"/>
          <w:color w:val="000000" w:themeColor="text1"/>
          <w:sz w:val="24"/>
          <w:szCs w:val="24"/>
        </w:rPr>
        <w:t>2</w:t>
      </w:r>
      <w:r w:rsidRPr="00B20007">
        <w:rPr>
          <w:rFonts w:cs="Times New Roman"/>
          <w:b w:val="0"/>
          <w:color w:val="000000" w:themeColor="text1"/>
          <w:sz w:val="24"/>
          <w:szCs w:val="24"/>
        </w:rPr>
        <w:t>.1</w:t>
      </w:r>
      <w:r w:rsidRPr="00B20007">
        <w:rPr>
          <w:rFonts w:cs="Times New Roman"/>
          <w:b w:val="0"/>
          <w:color w:val="000000" w:themeColor="text1"/>
          <w:sz w:val="24"/>
          <w:szCs w:val="24"/>
        </w:rPr>
        <w:t>控制触发条件</w:t>
      </w:r>
      <w:r w:rsidRPr="00B20007">
        <w:rPr>
          <w:rFonts w:cs="Times New Roman"/>
          <w:b w:val="0"/>
          <w:color w:val="000000" w:themeColor="text1"/>
          <w:sz w:val="24"/>
          <w:szCs w:val="24"/>
        </w:rPr>
        <w:t>:</w:t>
      </w:r>
    </w:p>
    <w:p w14:paraId="41507EB1" w14:textId="77777777" w:rsidR="00BF6F93" w:rsidRPr="00B20007" w:rsidRDefault="00BF6F93" w:rsidP="00BF6F93">
      <w:pPr>
        <w:ind w:firstLine="480"/>
        <w:rPr>
          <w:rFonts w:cs="Times New Roman"/>
          <w:noProof/>
          <w:color w:val="000000" w:themeColor="text1"/>
        </w:rPr>
      </w:pPr>
      <w:r w:rsidRPr="00B20007">
        <w:rPr>
          <w:rFonts w:cs="Times New Roman"/>
          <w:noProof/>
          <w:color w:val="000000" w:themeColor="text1"/>
        </w:rPr>
        <w:t>1</w:t>
      </w:r>
      <w:r w:rsidRPr="00B20007">
        <w:rPr>
          <w:rFonts w:cs="Times New Roman"/>
          <w:noProof/>
          <w:color w:val="000000" w:themeColor="text1"/>
        </w:rPr>
        <w:t>）控制器处于矢量控制模式，即</w:t>
      </w:r>
      <w:r w:rsidRPr="00B20007">
        <w:rPr>
          <w:rFonts w:cs="Times New Roman"/>
          <w:noProof/>
          <w:color w:val="000000" w:themeColor="text1"/>
        </w:rPr>
        <w:t xml:space="preserve">Message ID:0x251 </w:t>
      </w:r>
      <w:r w:rsidRPr="00B20007">
        <w:rPr>
          <w:rFonts w:cs="Times New Roman"/>
          <w:noProof/>
          <w:color w:val="000000" w:themeColor="text1"/>
        </w:rPr>
        <w:t>发送的状态值为</w:t>
      </w:r>
      <w:r w:rsidRPr="00B20007">
        <w:rPr>
          <w:rFonts w:cs="Times New Roman"/>
          <w:noProof/>
          <w:color w:val="000000" w:themeColor="text1"/>
        </w:rPr>
        <w:t>Auto2</w:t>
      </w:r>
      <w:r w:rsidRPr="00B20007">
        <w:rPr>
          <w:rFonts w:cs="Times New Roman"/>
          <w:noProof/>
          <w:color w:val="000000" w:themeColor="text1"/>
        </w:rPr>
        <w:t>、</w:t>
      </w:r>
      <w:r w:rsidRPr="00B20007">
        <w:rPr>
          <w:rFonts w:cs="Times New Roman"/>
          <w:noProof/>
          <w:color w:val="000000" w:themeColor="text1"/>
        </w:rPr>
        <w:t>Auto3</w:t>
      </w:r>
      <w:r w:rsidRPr="00B20007">
        <w:rPr>
          <w:rFonts w:cs="Times New Roman"/>
          <w:noProof/>
          <w:color w:val="000000" w:themeColor="text1"/>
        </w:rPr>
        <w:t>、</w:t>
      </w:r>
      <w:r w:rsidRPr="00B20007">
        <w:rPr>
          <w:rFonts w:cs="Times New Roman"/>
          <w:noProof/>
          <w:color w:val="000000" w:themeColor="text1"/>
        </w:rPr>
        <w:t>Auto4</w:t>
      </w:r>
      <w:r w:rsidRPr="00B20007">
        <w:rPr>
          <w:rFonts w:cs="Times New Roman"/>
          <w:noProof/>
          <w:color w:val="000000" w:themeColor="text1"/>
        </w:rPr>
        <w:t>（</w:t>
      </w:r>
      <w:r w:rsidRPr="00B20007">
        <w:rPr>
          <w:rFonts w:cs="Times New Roman"/>
          <w:noProof/>
          <w:color w:val="000000" w:themeColor="text1"/>
        </w:rPr>
        <w:t>AWDOperMod=0x3/0x4/0x5</w:t>
      </w:r>
      <w:r w:rsidRPr="00B20007">
        <w:rPr>
          <w:rFonts w:cs="Times New Roman"/>
          <w:noProof/>
          <w:color w:val="000000" w:themeColor="text1"/>
        </w:rPr>
        <w:t>）中任一一个状态；</w:t>
      </w:r>
    </w:p>
    <w:p w14:paraId="0851BF52" w14:textId="6B2D07B3" w:rsidR="00BF6F93" w:rsidRPr="00B20007" w:rsidRDefault="00BF6F93" w:rsidP="00BF6F93">
      <w:pPr>
        <w:ind w:firstLine="480"/>
        <w:rPr>
          <w:rFonts w:cs="Times New Roman"/>
          <w:noProof/>
          <w:color w:val="000000" w:themeColor="text1"/>
        </w:rPr>
      </w:pPr>
      <w:del w:id="103" w:author="Cursor技术评审" w:date="2026-09-14T10:53:04+00:00">
        <w:r>
          <w:delText>2）滑移率sactual超出阈值，持续时间超过0ms（需标定）。</w:delText>
        </w:r>
      </w:del>
      <w:ins w:id="104" w:author="Cursor技术评审" w:date="2026-09-14T10:53:04+00:00">
        <w:r>
          <w:t>2）任一后轮驱动滑移率超过对应进入阈值s_on(V_x,μ,mode)并持续t_slip,on后介入。t_slip,on必须为非零可标定值，并与ABS/TCS信号周期和噪声水平匹配。</w:t>
        </w:r>
      </w:ins>
    </w:p>
    <w:p w14:paraId="363B57CC" w14:textId="0BFBD417" w:rsidR="0093262E" w:rsidRPr="00B20007" w:rsidRDefault="0093262E" w:rsidP="00FC71C3">
      <w:pPr>
        <w:ind w:firstLine="480"/>
        <w:rPr>
          <w:rFonts w:cs="Times New Roman"/>
          <w:noProof/>
          <w:color w:val="000000" w:themeColor="text1"/>
        </w:rPr>
      </w:pPr>
      <w:del w:id="105" w:author="Cursor技术评审" w:date="2026-09-14T10:53:04+00:00">
        <w:r>
          <w:delText>根据不同的车速阶段设定相应的滑移率偏差阈值（可标定），待超出滑移率阈值sref后，调节左右轮电机电流改变扭矩分配比例。</w:delText>
        </w:r>
      </w:del>
      <w:ins w:id="106" w:author="Cursor技术评审" w:date="2026-09-14T10:53:04+00:00">
        <w:r>
          <w:t>滑移率进入/退出阈值应根据车速、估算附着、轮胎、驾驶模式和横向加速度进行标定。下表仅作为初始标定输入，不得直接作为发布值；固定阈值的依据、迟滞、插值、低速处理和输入无效策略须在标定规范中定义。</w:t>
        </w:r>
      </w:ins>
    </w:p>
    <w:tbl>
      <w:tblPr>
        <w:tblStyle w:val="aa"/>
        <w:tblW w:w="10343" w:type="dxa"/>
        <w:jc w:val="center"/>
        <w:tblLook w:val="04A0" w:firstRow="1" w:lastRow="0" w:firstColumn="1" w:lastColumn="0" w:noHBand="0" w:noVBand="1"/>
      </w:tblPr>
      <w:tblGrid>
        <w:gridCol w:w="2127"/>
        <w:gridCol w:w="8216"/>
      </w:tblGrid>
      <w:tr w:rsidR="00BD6618" w:rsidRPr="00B20007" w14:paraId="5EE580EC" w14:textId="77777777" w:rsidTr="00963B00">
        <w:trPr>
          <w:jc w:val="center"/>
        </w:trPr>
        <w:tc>
          <w:tcPr>
            <w:tcW w:w="2127" w:type="dxa"/>
          </w:tcPr>
          <w:p w14:paraId="3A684CA6" w14:textId="77777777" w:rsidR="000F287A" w:rsidRPr="00B20007" w:rsidRDefault="000F287A" w:rsidP="00EB579B">
            <w:pPr>
              <w:ind w:firstLine="480"/>
              <w:rPr>
                <w:rFonts w:cs="Times New Roman"/>
                <w:color w:val="000000" w:themeColor="text1"/>
              </w:rPr>
            </w:pPr>
            <w:r w:rsidRPr="00B20007">
              <w:rPr>
                <w:rFonts w:cs="Times New Roman"/>
                <w:color w:val="000000" w:themeColor="text1"/>
              </w:rPr>
              <w:lastRenderedPageBreak/>
              <w:t>车速分段</w:t>
            </w:r>
          </w:p>
        </w:tc>
        <w:tc>
          <w:tcPr>
            <w:tcW w:w="8216" w:type="dxa"/>
          </w:tcPr>
          <w:p w14:paraId="4E515625" w14:textId="3E448747" w:rsidR="000F287A" w:rsidRPr="00B20007" w:rsidRDefault="000F287A" w:rsidP="00EB579B">
            <w:pPr>
              <w:ind w:firstLine="480"/>
              <w:rPr>
                <w:rFonts w:cs="Times New Roman"/>
                <w:color w:val="000000" w:themeColor="text1"/>
              </w:rPr>
            </w:pPr>
            <w:del w:id="107" w:author="Cursor技术评审" w:date="2026-09-14T10:53:04+00:00">
              <w:r>
                <w:delText>滑移率触发阈值</w:delText>
              </w:r>
            </w:del>
            <w:ins w:id="108" w:author="Cursor技术评审" w:date="2026-09-14T10:53:04+00:00">
              <w:r>
                <w:t>滑移率触发阈值（初始值，待轮胎及整车试验批准）</w:t>
              </w:r>
            </w:ins>
          </w:p>
        </w:tc>
      </w:tr>
      <w:tr w:rsidR="00BD6618" w:rsidRPr="00B20007" w14:paraId="24FB81DC" w14:textId="77777777" w:rsidTr="00963B00">
        <w:trPr>
          <w:jc w:val="center"/>
        </w:trPr>
        <w:tc>
          <w:tcPr>
            <w:tcW w:w="2127" w:type="dxa"/>
          </w:tcPr>
          <w:p w14:paraId="258FD253" w14:textId="55CA950F" w:rsidR="000F287A" w:rsidRPr="00B20007" w:rsidRDefault="000F287A" w:rsidP="00EB579B">
            <w:pPr>
              <w:ind w:firstLine="480"/>
              <w:rPr>
                <w:rFonts w:cs="Times New Roman"/>
                <w:color w:val="000000" w:themeColor="text1"/>
              </w:rPr>
            </w:pPr>
            <w:r w:rsidRPr="00B20007">
              <w:rPr>
                <w:rFonts w:cs="Times New Roman"/>
                <w:color w:val="000000" w:themeColor="text1"/>
              </w:rPr>
              <w:t>0-10 km/h</w:t>
            </w:r>
          </w:p>
        </w:tc>
        <w:tc>
          <w:tcPr>
            <w:tcW w:w="8216" w:type="dxa"/>
          </w:tcPr>
          <w:p w14:paraId="198485E8" w14:textId="6140043D" w:rsidR="000F287A" w:rsidRPr="00B20007" w:rsidRDefault="000F287A" w:rsidP="00EB579B">
            <w:pPr>
              <w:ind w:firstLine="480"/>
              <w:rPr>
                <w:rFonts w:cs="Times New Roman"/>
                <w:color w:val="000000" w:themeColor="text1"/>
              </w:rPr>
            </w:pPr>
            <w:r w:rsidRPr="00B20007">
              <w:rPr>
                <w:rFonts w:cs="Times New Roman"/>
                <w:color w:val="000000" w:themeColor="text1"/>
              </w:rPr>
              <w:t>25%</w:t>
            </w:r>
          </w:p>
        </w:tc>
      </w:tr>
      <w:tr w:rsidR="00BD6618" w:rsidRPr="00B20007" w14:paraId="49BCBF03" w14:textId="77777777" w:rsidTr="00963B00">
        <w:trPr>
          <w:jc w:val="center"/>
        </w:trPr>
        <w:tc>
          <w:tcPr>
            <w:tcW w:w="2127" w:type="dxa"/>
          </w:tcPr>
          <w:p w14:paraId="5FB1A970" w14:textId="063A7C31" w:rsidR="000F287A" w:rsidRPr="00B20007" w:rsidRDefault="000F287A" w:rsidP="00EB579B">
            <w:pPr>
              <w:ind w:firstLine="480"/>
              <w:rPr>
                <w:rFonts w:cs="Times New Roman"/>
                <w:color w:val="000000" w:themeColor="text1"/>
              </w:rPr>
            </w:pPr>
            <w:r w:rsidRPr="00B20007">
              <w:rPr>
                <w:rFonts w:cs="Times New Roman"/>
                <w:color w:val="000000" w:themeColor="text1"/>
              </w:rPr>
              <w:t>10-30 km/h</w:t>
            </w:r>
          </w:p>
        </w:tc>
        <w:tc>
          <w:tcPr>
            <w:tcW w:w="8216" w:type="dxa"/>
          </w:tcPr>
          <w:p w14:paraId="3DBE29B2" w14:textId="6D3A638C" w:rsidR="000F287A" w:rsidRPr="00B20007" w:rsidRDefault="000F287A" w:rsidP="00EB579B">
            <w:pPr>
              <w:ind w:firstLine="480"/>
              <w:rPr>
                <w:rFonts w:cs="Times New Roman"/>
                <w:color w:val="000000" w:themeColor="text1"/>
              </w:rPr>
            </w:pPr>
            <w:r w:rsidRPr="00B20007">
              <w:rPr>
                <w:rFonts w:cs="Times New Roman"/>
                <w:color w:val="000000" w:themeColor="text1"/>
              </w:rPr>
              <w:t>18%</w:t>
            </w:r>
          </w:p>
        </w:tc>
      </w:tr>
      <w:tr w:rsidR="00BD6618" w:rsidRPr="00B20007" w14:paraId="5398BADC" w14:textId="77777777" w:rsidTr="00963B00">
        <w:trPr>
          <w:jc w:val="center"/>
        </w:trPr>
        <w:tc>
          <w:tcPr>
            <w:tcW w:w="2127" w:type="dxa"/>
          </w:tcPr>
          <w:p w14:paraId="68F8B5B2" w14:textId="6D09F721" w:rsidR="000F287A" w:rsidRPr="00B20007" w:rsidRDefault="000F287A" w:rsidP="00EB579B">
            <w:pPr>
              <w:ind w:firstLine="480"/>
              <w:rPr>
                <w:rFonts w:cs="Times New Roman"/>
                <w:color w:val="000000" w:themeColor="text1"/>
              </w:rPr>
            </w:pPr>
            <w:r w:rsidRPr="00B20007">
              <w:rPr>
                <w:rFonts w:cs="Times New Roman"/>
                <w:color w:val="000000" w:themeColor="text1"/>
              </w:rPr>
              <w:t>30-60 km/h</w:t>
            </w:r>
          </w:p>
        </w:tc>
        <w:tc>
          <w:tcPr>
            <w:tcW w:w="8216" w:type="dxa"/>
          </w:tcPr>
          <w:p w14:paraId="285F652D" w14:textId="04B298E7" w:rsidR="000F287A" w:rsidRPr="00B20007" w:rsidRDefault="000F287A" w:rsidP="00EB579B">
            <w:pPr>
              <w:ind w:firstLine="480"/>
              <w:rPr>
                <w:rFonts w:cs="Times New Roman"/>
                <w:color w:val="000000" w:themeColor="text1"/>
              </w:rPr>
            </w:pPr>
            <w:r w:rsidRPr="00B20007">
              <w:rPr>
                <w:rFonts w:cs="Times New Roman"/>
                <w:color w:val="000000" w:themeColor="text1"/>
              </w:rPr>
              <w:t>15%</w:t>
            </w:r>
          </w:p>
        </w:tc>
      </w:tr>
      <w:tr w:rsidR="00BD6618" w:rsidRPr="00B20007" w14:paraId="60A46149" w14:textId="77777777" w:rsidTr="00963B00">
        <w:trPr>
          <w:jc w:val="center"/>
        </w:trPr>
        <w:tc>
          <w:tcPr>
            <w:tcW w:w="2127" w:type="dxa"/>
          </w:tcPr>
          <w:p w14:paraId="2545797E" w14:textId="182D72F3" w:rsidR="000F287A" w:rsidRPr="00B20007" w:rsidRDefault="000F287A" w:rsidP="00EB579B">
            <w:pPr>
              <w:ind w:firstLine="480"/>
              <w:rPr>
                <w:rFonts w:cs="Times New Roman"/>
                <w:color w:val="000000" w:themeColor="text1"/>
              </w:rPr>
            </w:pPr>
            <w:r w:rsidRPr="00B20007">
              <w:rPr>
                <w:rFonts w:cs="Times New Roman"/>
                <w:color w:val="000000" w:themeColor="text1"/>
              </w:rPr>
              <w:t>60-</w:t>
            </w:r>
            <w:r w:rsidR="0079305D" w:rsidRPr="00B20007">
              <w:rPr>
                <w:rFonts w:cs="Times New Roman"/>
                <w:color w:val="000000" w:themeColor="text1"/>
              </w:rPr>
              <w:t>80</w:t>
            </w:r>
            <w:r w:rsidRPr="00B20007">
              <w:rPr>
                <w:rFonts w:cs="Times New Roman"/>
                <w:color w:val="000000" w:themeColor="text1"/>
              </w:rPr>
              <w:t xml:space="preserve"> km/h</w:t>
            </w:r>
          </w:p>
        </w:tc>
        <w:tc>
          <w:tcPr>
            <w:tcW w:w="8216" w:type="dxa"/>
          </w:tcPr>
          <w:p w14:paraId="75529C01" w14:textId="0A37930D" w:rsidR="000F287A" w:rsidRPr="00B20007" w:rsidRDefault="000F287A" w:rsidP="00EB579B">
            <w:pPr>
              <w:ind w:firstLine="480"/>
              <w:rPr>
                <w:rFonts w:cs="Times New Roman"/>
                <w:color w:val="000000" w:themeColor="text1"/>
              </w:rPr>
            </w:pPr>
            <w:r w:rsidRPr="00B20007">
              <w:rPr>
                <w:rFonts w:cs="Times New Roman"/>
                <w:color w:val="000000" w:themeColor="text1"/>
              </w:rPr>
              <w:t>12%</w:t>
            </w:r>
          </w:p>
        </w:tc>
      </w:tr>
    </w:tbl>
    <w:p w14:paraId="71966D05" w14:textId="1C90D994" w:rsidR="00F151A3" w:rsidRPr="00B20007" w:rsidRDefault="00BF6F93" w:rsidP="00187771">
      <w:pPr>
        <w:spacing w:line="480" w:lineRule="exact"/>
        <w:ind w:firstLineChars="0" w:firstLine="0"/>
        <w:rPr>
          <w:rFonts w:cs="Times New Roman"/>
          <w:noProof/>
          <w:color w:val="000000" w:themeColor="text1"/>
          <w:kern w:val="0"/>
        </w:rPr>
      </w:pPr>
      <w:del w:id="109" w:author="Cursor技术评审" w:date="2026-09-14T10:53:04+00:00">
        <w:r>
          <w:delText>注：当车速超过80 km/h 后扭矩矢量控制系统不再控制车身稳定性，此时ESP介入。</w:delText>
        </w:r>
      </w:del>
      <w:ins w:id="110" w:author="Cursor技术评审" w:date="2026-09-14T10:53:04+00:00">
        <w:r>
          <w:t>当车速超过80 km/h时，本节驱动滑移率扭矩转移功能退出并由ESP/TCS负责牵引稳定；4.3.1横摆控制是否继续工作按其独立使能条件和最高车速限值执行。两项功能不得统一表述为“扭矩矢量控制系统不再控制车身稳定性”。</w:t>
        </w:r>
      </w:ins>
    </w:p>
    <w:p w14:paraId="68F7547D" w14:textId="15224D21" w:rsidR="00DC0D91" w:rsidRPr="00B20007" w:rsidRDefault="00B517EB" w:rsidP="00FC71C3">
      <w:pPr>
        <w:ind w:firstLine="480"/>
        <w:rPr>
          <w:rFonts w:cs="Times New Roman"/>
          <w:noProof/>
          <w:color w:val="000000" w:themeColor="text1"/>
        </w:rPr>
      </w:pPr>
      <w:del w:id="111" w:author="Cursor技术评审" w:date="2026-09-14T10:53:04+00:00">
        <w:r>
          <w:delText>在Message ID:0x251 发送状态值Auto2、Auto3、Auto4（AWDOperMod=0x3/0x4/0x5）后进入矢量控制模式，检测车辆运行过程中的实时滑移率，当超过阈值时，此时Message ID:0x160中的VTCClutchOpenReq_R发送0x1 Run至CAN线，VTC_R接收信号后通过Message ID:0x161中的VTCExternalReqIgnored_R发送0x1回应接受请求，</w:delText>
        </w:r>
      </w:del>
      <w:ins w:id="112" w:author="Cursor技术评审" w:date="2026-09-14T10:53:04+00:00">
        <w:r>
          <w:t>进入Auto2、Auto3或Auto4后，VTC_RL仅在车速、轮速、横摆角速度及相关有效性满足要求时启用滑移监控。VTCClutchOpenReq_R用于运行/快速断开协调，不作为滑移控制每次介入的启动请求；VTC_RR应持续反馈请求接收、可用能力、估算扭矩和故障状态。</w:t>
        </w:r>
      </w:ins>
    </w:p>
    <w:p w14:paraId="19DDF724" w14:textId="51B00687" w:rsidR="008E5055" w:rsidRPr="00B20007" w:rsidRDefault="008E5055" w:rsidP="00FC71C3">
      <w:pPr>
        <w:ind w:firstLine="480"/>
        <w:rPr>
          <w:rFonts w:cs="Times New Roman"/>
          <w:noProof/>
          <w:color w:val="000000" w:themeColor="text1"/>
        </w:rPr>
      </w:pPr>
      <w:del w:id="113" w:author="Cursor技术评审" w:date="2026-09-14T10:53:04+00:00">
        <w:r>
          <w:delText>对比RLWheelSpd与RRWheelSpd输出信号值，将扭矩转移至轮速较低的一侧。</w:delText>
        </w:r>
      </w:del>
      <w:ins w:id="114" w:author="Cursor技术评审" w:date="2026-09-14T10:53:04+00:00">
        <w:r>
          <w:t>不得直接比较RLWheelSpd与RRWheelSpd大小来识别打滑轮。应先通过轮速可信度选择与纵向加速度融合估算整车参考车速，再考虑横摆角速度和后轮轮距得到左右车轮中心参考速度，分别计算s_RL和s_RR；被判定打滑的车轮从参考车速更新中隔离。</w:t>
        </w:r>
      </w:ins>
    </w:p>
    <w:p w14:paraId="2B849B93" w14:textId="5444F833" w:rsidR="003D6215" w:rsidRPr="00B20007" w:rsidRDefault="003D6215" w:rsidP="00FC71C3">
      <w:pPr>
        <w:ind w:firstLine="480"/>
        <w:rPr>
          <w:rFonts w:cs="Times New Roman"/>
          <w:noProof/>
          <w:color w:val="000000" w:themeColor="text1"/>
        </w:rPr>
      </w:pPr>
      <w:del w:id="115" w:author="Cursor技术评审" w:date="2026-09-14T10:53:04+00:00">
        <w:r>
          <w:delText>当RLWheelSpd&gt;RRWheelSpd时</w:delText>
        </w:r>
      </w:del>
      <w:ins w:id="116" w:author="Cursor技术评审" w:date="2026-09-14T10:53:04+00:00">
        <w:r>
          <w:t>当s_RL超过左侧进入阈值且s_RR未超过其限制时：</w:t>
        </w:r>
      </w:ins>
    </w:p>
    <w:p w14:paraId="5870CCEF" w14:textId="22788130" w:rsidR="00DC0D91" w:rsidRPr="00B20007" w:rsidRDefault="00DC0D91" w:rsidP="00FC71C3">
      <w:pPr>
        <w:ind w:firstLine="480"/>
        <w:rPr>
          <w:rFonts w:cs="Times New Roman"/>
          <w:noProof/>
          <w:color w:val="000000" w:themeColor="text1"/>
        </w:rPr>
      </w:pPr>
      <w:del w:id="117" w:author="Cursor技术评审" w:date="2026-09-14T10:53:04+00:00">
        <w:r>
          <w:delText>实时增加右侧车轮扭矩值，Message ID:0x160中的VTCClutchTrqReq_R信号将计算的左轮扭矩值，发送至CAN线表示启动并提供左侧实时扭矩值，VTC_RR根据接收的扭矩值进行判断是否超调， Message ID:0x161中的VTCEstimatedTorque_R信号周期向发送右侧实时扭矩值， Message ID:0x161中 VTCAWDOperMod_R发送信号值供仪表、开关、ESP进行逻辑判断使用。</w:delText>
        </w:r>
      </w:del>
      <w:ins w:id="118" w:author="Cursor技术评审" w:date="2026-09-14T10:53:04+00:00">
        <w:r>
          <w:t>滑移控制器降低左侧允许扭矩上限；在右侧附着、横摆稳定、离合器能力和热限制允许时，扭矩分配器可增加右侧目标扭矩。VTC_RL通过VTCClutchTrqReq_R发送右侧目标，VTC_RR通过VTCEstimatedTorque_R反馈右侧估算扭矩。任一侧达到限值后不得继续积分或提高请求。</w:t>
        </w:r>
      </w:ins>
    </w:p>
    <w:p w14:paraId="45CB15CF" w14:textId="11058141" w:rsidR="003D6215" w:rsidRPr="00B20007" w:rsidRDefault="003D6215" w:rsidP="00FC71C3">
      <w:pPr>
        <w:ind w:firstLine="480"/>
        <w:rPr>
          <w:rFonts w:cs="Times New Roman"/>
          <w:noProof/>
          <w:color w:val="000000" w:themeColor="text1"/>
        </w:rPr>
      </w:pPr>
      <w:del w:id="119" w:author="Cursor技术评审" w:date="2026-09-14T10:53:04+00:00">
        <w:r>
          <w:delText>当RLWheelSpd&lt;RRWheelSpd时</w:delText>
        </w:r>
      </w:del>
      <w:ins w:id="120" w:author="Cursor技术评审" w:date="2026-09-14T10:53:04+00:00">
        <w:r>
          <w:t>当s_RR超过右侧进入阈值且s_RL未超过其限制时：</w:t>
        </w:r>
      </w:ins>
    </w:p>
    <w:p w14:paraId="4EB4A7EF" w14:textId="59619495" w:rsidR="00DC0D91" w:rsidRPr="00B20007" w:rsidRDefault="00DC0D91" w:rsidP="00DC0D91">
      <w:pPr>
        <w:ind w:firstLine="480"/>
        <w:rPr>
          <w:rFonts w:cs="Times New Roman"/>
          <w:noProof/>
          <w:color w:val="000000" w:themeColor="text1"/>
        </w:rPr>
      </w:pPr>
      <w:del w:id="121" w:author="Cursor技术评审" w:date="2026-09-14T10:53:04+00:00">
        <w:r>
          <w:delText>实时增加左侧车轮扭矩值，Message ID:0x160中的VTCClutchTrqReq_R信号将计算的左轮扭矩值，发送至CAN线表示启动并提供左侧实时扭矩值，VTC_RR根据接收的扭矩值进行判断是否超调， Message ID:0x161中的VTCEstimatedTorque_R信号周期向发送右侧实时扭矩值， Message ID:0x161中 VTCAWDOperMod_R发送信号值供仪表、开关、ESP进行逻辑判断使用。</w:delText>
        </w:r>
      </w:del>
      <w:ins w:id="122" w:author="Cursor技术评审" w:date="2026-09-14T10:53:04+00:00">
        <w:r>
          <w:t>滑移控制器降低右侧允许扭矩上限；在左侧附着、横摆稳定、离合器能力和热限制允许时，VTC_RL可提高本地左侧目标扭矩，并向VTC_RR发送受限后的右侧目标。若两侧同时打滑，应请求ECM/VCU降低总驱动扭矩，不得仅在左右两侧之间转移。</w:t>
        </w:r>
      </w:ins>
    </w:p>
    <w:p w14:paraId="737A0A36" w14:textId="0810741B" w:rsidR="0061034D" w:rsidRPr="00B20007" w:rsidRDefault="0061034D" w:rsidP="0061034D">
      <w:pPr>
        <w:ind w:firstLine="480"/>
        <w:rPr>
          <w:rFonts w:cs="Times New Roman"/>
          <w:noProof/>
          <w:color w:val="000000" w:themeColor="text1"/>
        </w:rPr>
      </w:pPr>
      <w:del w:id="123" w:author="Cursor技术评审" w:date="2026-09-14T10:53:04+00:00">
        <w:r>
          <w:delText>当车辆在转弯工况打滑时，可根据方向盘转角及车速，制定滑移率阈值修正值，适当提高外侧车轮滑移率，加速过弯。相关滑移率修正系数表如下表所示。</w:delText>
        </w:r>
      </w:del>
      <w:ins w:id="124" w:author="Cursor技术评审" w:date="2026-09-14T10:53:04+00:00">
        <w:r>
          <w:t>转弯工况必须先使用车轮中心参考速度计算各轮滑移率，再根据横向加速度、方向盘转角、附着估计和横摆稳定边界修正目标滑移率。下表只能作为初始标定框架，空白单元格、单位、插值/外推规则和适用方向均须补齐后方可使用。</w:t>
        </w:r>
      </w:ins>
    </w:p>
    <w:tbl>
      <w:tblPr>
        <w:tblStyle w:val="aa"/>
        <w:tblW w:w="0" w:type="auto"/>
        <w:tblLook w:val="04A0" w:firstRow="1" w:lastRow="0" w:firstColumn="1" w:lastColumn="0" w:noHBand="0" w:noVBand="1"/>
      </w:tblPr>
      <w:tblGrid>
        <w:gridCol w:w="2584"/>
        <w:gridCol w:w="2584"/>
        <w:gridCol w:w="2585"/>
        <w:gridCol w:w="2585"/>
      </w:tblGrid>
      <w:tr w:rsidR="0061034D" w:rsidRPr="00B20007" w14:paraId="41511479" w14:textId="77777777" w:rsidTr="00841C39">
        <w:tc>
          <w:tcPr>
            <w:tcW w:w="2584" w:type="dxa"/>
            <w:vMerge w:val="restart"/>
          </w:tcPr>
          <w:p w14:paraId="2BE6BCA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车速</w:t>
            </w:r>
            <w:r w:rsidRPr="00B20007">
              <w:rPr>
                <w:rFonts w:cs="Times New Roman"/>
                <w:noProof/>
                <w:color w:val="000000" w:themeColor="text1"/>
                <w:kern w:val="0"/>
              </w:rPr>
              <w:t xml:space="preserve">     </w:t>
            </w:r>
          </w:p>
        </w:tc>
        <w:tc>
          <w:tcPr>
            <w:tcW w:w="7754" w:type="dxa"/>
            <w:gridSpan w:val="3"/>
          </w:tcPr>
          <w:p w14:paraId="4DE0BA1F"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方向盘转角</w:t>
            </w:r>
          </w:p>
        </w:tc>
      </w:tr>
      <w:tr w:rsidR="0061034D" w:rsidRPr="00B20007" w14:paraId="519DA4DD" w14:textId="77777777" w:rsidTr="00841C39">
        <w:tc>
          <w:tcPr>
            <w:tcW w:w="2584" w:type="dxa"/>
            <w:vMerge/>
          </w:tcPr>
          <w:p w14:paraId="5E8B3E4C" w14:textId="77777777" w:rsidR="0061034D" w:rsidRPr="00B20007" w:rsidRDefault="0061034D" w:rsidP="00841C39">
            <w:pPr>
              <w:ind w:firstLineChars="0" w:firstLine="0"/>
              <w:rPr>
                <w:rFonts w:cs="Times New Roman"/>
                <w:noProof/>
                <w:color w:val="000000" w:themeColor="text1"/>
                <w:kern w:val="0"/>
              </w:rPr>
            </w:pPr>
          </w:p>
        </w:tc>
        <w:tc>
          <w:tcPr>
            <w:tcW w:w="2584" w:type="dxa"/>
          </w:tcPr>
          <w:p w14:paraId="1EE1C95F"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90</w:t>
            </w:r>
          </w:p>
        </w:tc>
        <w:tc>
          <w:tcPr>
            <w:tcW w:w="2585" w:type="dxa"/>
          </w:tcPr>
          <w:p w14:paraId="56F6FA3B"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180</w:t>
            </w:r>
          </w:p>
        </w:tc>
        <w:tc>
          <w:tcPr>
            <w:tcW w:w="2585" w:type="dxa"/>
          </w:tcPr>
          <w:p w14:paraId="5BEA9687"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360</w:t>
            </w:r>
          </w:p>
        </w:tc>
      </w:tr>
      <w:tr w:rsidR="0061034D" w:rsidRPr="00B20007" w14:paraId="3B95A1C7" w14:textId="77777777" w:rsidTr="00841C39">
        <w:tc>
          <w:tcPr>
            <w:tcW w:w="2584" w:type="dxa"/>
          </w:tcPr>
          <w:p w14:paraId="27CA9ABD"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4" w:type="dxa"/>
          </w:tcPr>
          <w:p w14:paraId="229F001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1.1</w:t>
            </w:r>
          </w:p>
        </w:tc>
        <w:tc>
          <w:tcPr>
            <w:tcW w:w="2585" w:type="dxa"/>
          </w:tcPr>
          <w:p w14:paraId="48D2DAA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1.3</w:t>
            </w:r>
          </w:p>
        </w:tc>
        <w:tc>
          <w:tcPr>
            <w:tcW w:w="2585" w:type="dxa"/>
          </w:tcPr>
          <w:p w14:paraId="5C1C0FC3"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1.5</w:t>
            </w:r>
          </w:p>
        </w:tc>
      </w:tr>
      <w:tr w:rsidR="0061034D" w:rsidRPr="00B20007" w14:paraId="6D048127" w14:textId="77777777" w:rsidTr="00841C39">
        <w:tc>
          <w:tcPr>
            <w:tcW w:w="2584" w:type="dxa"/>
          </w:tcPr>
          <w:p w14:paraId="766C2562"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50</w:t>
            </w:r>
          </w:p>
        </w:tc>
        <w:tc>
          <w:tcPr>
            <w:tcW w:w="2584" w:type="dxa"/>
          </w:tcPr>
          <w:p w14:paraId="2DE3157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1.1</w:t>
            </w:r>
          </w:p>
        </w:tc>
        <w:tc>
          <w:tcPr>
            <w:tcW w:w="2585" w:type="dxa"/>
          </w:tcPr>
          <w:p w14:paraId="7BBC4408"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1.3</w:t>
            </w:r>
          </w:p>
        </w:tc>
        <w:tc>
          <w:tcPr>
            <w:tcW w:w="2585" w:type="dxa"/>
          </w:tcPr>
          <w:p w14:paraId="008AEF21" w14:textId="77777777" w:rsidR="0061034D" w:rsidRPr="00B20007" w:rsidRDefault="0061034D" w:rsidP="00841C39">
            <w:pPr>
              <w:ind w:firstLineChars="0" w:firstLine="0"/>
              <w:rPr>
                <w:rFonts w:cs="Times New Roman"/>
                <w:noProof/>
                <w:color w:val="000000" w:themeColor="text1"/>
                <w:kern w:val="0"/>
              </w:rPr>
            </w:pPr>
          </w:p>
        </w:tc>
      </w:tr>
      <w:tr w:rsidR="0061034D" w:rsidRPr="00B20007" w14:paraId="75176F8B" w14:textId="77777777" w:rsidTr="00841C39">
        <w:tc>
          <w:tcPr>
            <w:tcW w:w="2584" w:type="dxa"/>
          </w:tcPr>
          <w:p w14:paraId="60DBAFE6"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80</w:t>
            </w:r>
          </w:p>
        </w:tc>
        <w:tc>
          <w:tcPr>
            <w:tcW w:w="2584" w:type="dxa"/>
          </w:tcPr>
          <w:p w14:paraId="66F80429"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5" w:type="dxa"/>
          </w:tcPr>
          <w:p w14:paraId="53C49187" w14:textId="77777777" w:rsidR="0061034D" w:rsidRPr="00B20007" w:rsidRDefault="0061034D" w:rsidP="00841C39">
            <w:pPr>
              <w:ind w:firstLineChars="0" w:firstLine="0"/>
              <w:rPr>
                <w:rFonts w:cs="Times New Roman"/>
                <w:noProof/>
                <w:color w:val="000000" w:themeColor="text1"/>
                <w:kern w:val="0"/>
              </w:rPr>
            </w:pPr>
          </w:p>
        </w:tc>
        <w:tc>
          <w:tcPr>
            <w:tcW w:w="2585" w:type="dxa"/>
          </w:tcPr>
          <w:p w14:paraId="370FD2D1" w14:textId="77777777" w:rsidR="0061034D" w:rsidRPr="00B20007" w:rsidRDefault="0061034D" w:rsidP="00841C39">
            <w:pPr>
              <w:ind w:firstLineChars="0" w:firstLine="0"/>
              <w:rPr>
                <w:rFonts w:cs="Times New Roman"/>
                <w:noProof/>
                <w:color w:val="000000" w:themeColor="text1"/>
                <w:kern w:val="0"/>
              </w:rPr>
            </w:pPr>
          </w:p>
        </w:tc>
      </w:tr>
    </w:tbl>
    <w:p w14:paraId="1F1F1C9D" w14:textId="36E3339F" w:rsidR="0061034D" w:rsidRPr="00B20007" w:rsidRDefault="0061034D" w:rsidP="0061034D">
      <w:pPr>
        <w:ind w:firstLine="480"/>
        <w:rPr>
          <w:rFonts w:cs="Times New Roman"/>
          <w:noProof/>
          <w:color w:val="000000" w:themeColor="text1"/>
        </w:rPr>
      </w:pPr>
      <w:del w:id="125" w:author="Cursor技术评审" w:date="2026-09-14T10:53:04+00:00">
        <w:r>
          <w:delText>为防止转弯内侧车轮由于打滑产生的推头感，依据当前方向盘转角输入信号及车速信号结合阈值修正表修正内测车轮滑移率阈值。</w:delText>
        </w:r>
      </w:del>
      <w:ins w:id="126" w:author="Cursor技术评审" w:date="2026-09-14T10:53:04+00:00">
        <w:r>
          <w:t>不得仅通过提高或降低内外侧固定阈值处理转弯滑移。修正后目标必须满足轮胎组合滑移和横摆稳定约束；空白单元格不得默认继承或外推。相关系数由轮胎数据和整车试验标定，未完成前禁用该修正表。</w:t>
        </w:r>
      </w:ins>
    </w:p>
    <w:tbl>
      <w:tblPr>
        <w:tblStyle w:val="aa"/>
        <w:tblW w:w="0" w:type="auto"/>
        <w:jc w:val="center"/>
        <w:tblLook w:val="04A0" w:firstRow="1" w:lastRow="0" w:firstColumn="1" w:lastColumn="0" w:noHBand="0" w:noVBand="1"/>
      </w:tblPr>
      <w:tblGrid>
        <w:gridCol w:w="2584"/>
        <w:gridCol w:w="2584"/>
        <w:gridCol w:w="5033"/>
      </w:tblGrid>
      <w:tr w:rsidR="0061034D" w:rsidRPr="00B20007" w14:paraId="6B7DE5FA" w14:textId="77777777" w:rsidTr="00841C39">
        <w:trPr>
          <w:jc w:val="center"/>
        </w:trPr>
        <w:tc>
          <w:tcPr>
            <w:tcW w:w="2584" w:type="dxa"/>
            <w:vMerge w:val="restart"/>
          </w:tcPr>
          <w:p w14:paraId="079962EB"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车速</w:t>
            </w:r>
          </w:p>
        </w:tc>
        <w:tc>
          <w:tcPr>
            <w:tcW w:w="7617" w:type="dxa"/>
            <w:gridSpan w:val="2"/>
          </w:tcPr>
          <w:p w14:paraId="22748779" w14:textId="77777777" w:rsidR="0061034D" w:rsidRPr="00B20007" w:rsidRDefault="0061034D" w:rsidP="00841C39">
            <w:pPr>
              <w:ind w:firstLineChars="0" w:firstLine="0"/>
              <w:jc w:val="center"/>
              <w:rPr>
                <w:rFonts w:cs="Times New Roman"/>
                <w:noProof/>
                <w:color w:val="000000" w:themeColor="text1"/>
                <w:kern w:val="0"/>
              </w:rPr>
            </w:pPr>
            <w:r w:rsidRPr="00B20007">
              <w:rPr>
                <w:rFonts w:cs="Times New Roman"/>
                <w:noProof/>
                <w:color w:val="000000" w:themeColor="text1"/>
                <w:kern w:val="0"/>
              </w:rPr>
              <w:t>方向盘转角</w:t>
            </w:r>
          </w:p>
        </w:tc>
      </w:tr>
      <w:tr w:rsidR="0061034D" w:rsidRPr="00B20007" w14:paraId="1F4373A0" w14:textId="77777777" w:rsidTr="00841C39">
        <w:trPr>
          <w:jc w:val="center"/>
        </w:trPr>
        <w:tc>
          <w:tcPr>
            <w:tcW w:w="2584" w:type="dxa"/>
            <w:vMerge/>
          </w:tcPr>
          <w:p w14:paraId="57EC8A6D" w14:textId="77777777" w:rsidR="0061034D" w:rsidRPr="00B20007" w:rsidRDefault="0061034D" w:rsidP="00841C39">
            <w:pPr>
              <w:ind w:firstLineChars="0" w:firstLine="0"/>
              <w:rPr>
                <w:rFonts w:cs="Times New Roman"/>
                <w:noProof/>
                <w:color w:val="000000" w:themeColor="text1"/>
                <w:kern w:val="0"/>
              </w:rPr>
            </w:pPr>
          </w:p>
        </w:tc>
        <w:tc>
          <w:tcPr>
            <w:tcW w:w="2584" w:type="dxa"/>
          </w:tcPr>
          <w:p w14:paraId="288752F0"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90</w:t>
            </w:r>
          </w:p>
        </w:tc>
        <w:tc>
          <w:tcPr>
            <w:tcW w:w="5033" w:type="dxa"/>
          </w:tcPr>
          <w:p w14:paraId="6A8584C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180</w:t>
            </w:r>
          </w:p>
        </w:tc>
      </w:tr>
      <w:tr w:rsidR="0061034D" w:rsidRPr="00B20007" w14:paraId="4006DF25" w14:textId="77777777" w:rsidTr="00841C39">
        <w:trPr>
          <w:jc w:val="center"/>
        </w:trPr>
        <w:tc>
          <w:tcPr>
            <w:tcW w:w="2584" w:type="dxa"/>
          </w:tcPr>
          <w:p w14:paraId="79B796D7"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w:t>
            </w:r>
          </w:p>
        </w:tc>
        <w:tc>
          <w:tcPr>
            <w:tcW w:w="2584" w:type="dxa"/>
          </w:tcPr>
          <w:p w14:paraId="1322AE8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1.0-0.7</w:t>
            </w:r>
          </w:p>
        </w:tc>
        <w:tc>
          <w:tcPr>
            <w:tcW w:w="5033" w:type="dxa"/>
          </w:tcPr>
          <w:p w14:paraId="348DD3E6"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0.5</w:t>
            </w:r>
          </w:p>
        </w:tc>
      </w:tr>
      <w:tr w:rsidR="0061034D" w:rsidRPr="00B20007" w14:paraId="315A38CE" w14:textId="77777777" w:rsidTr="00841C39">
        <w:trPr>
          <w:jc w:val="center"/>
        </w:trPr>
        <w:tc>
          <w:tcPr>
            <w:tcW w:w="2584" w:type="dxa"/>
          </w:tcPr>
          <w:p w14:paraId="62AB57F2"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50</w:t>
            </w:r>
          </w:p>
        </w:tc>
        <w:tc>
          <w:tcPr>
            <w:tcW w:w="2584" w:type="dxa"/>
          </w:tcPr>
          <w:p w14:paraId="6259C005"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1.0-0.6</w:t>
            </w:r>
          </w:p>
        </w:tc>
        <w:tc>
          <w:tcPr>
            <w:tcW w:w="5033" w:type="dxa"/>
          </w:tcPr>
          <w:p w14:paraId="2828693E"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0.4</w:t>
            </w:r>
          </w:p>
        </w:tc>
      </w:tr>
      <w:tr w:rsidR="0061034D" w:rsidRPr="00B20007" w14:paraId="17D4B214" w14:textId="77777777" w:rsidTr="00841C39">
        <w:trPr>
          <w:jc w:val="center"/>
        </w:trPr>
        <w:tc>
          <w:tcPr>
            <w:tcW w:w="2584" w:type="dxa"/>
          </w:tcPr>
          <w:p w14:paraId="6D420309"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80</w:t>
            </w:r>
          </w:p>
        </w:tc>
        <w:tc>
          <w:tcPr>
            <w:tcW w:w="2584" w:type="dxa"/>
          </w:tcPr>
          <w:p w14:paraId="187B660F" w14:textId="77777777" w:rsidR="0061034D" w:rsidRPr="00B20007" w:rsidRDefault="0061034D" w:rsidP="00841C39">
            <w:pPr>
              <w:ind w:firstLineChars="0" w:firstLine="0"/>
              <w:rPr>
                <w:rFonts w:cs="Times New Roman"/>
                <w:noProof/>
                <w:color w:val="000000" w:themeColor="text1"/>
                <w:kern w:val="0"/>
              </w:rPr>
            </w:pPr>
            <w:r w:rsidRPr="00B20007">
              <w:rPr>
                <w:rFonts w:cs="Times New Roman"/>
                <w:noProof/>
                <w:color w:val="000000" w:themeColor="text1"/>
                <w:kern w:val="0"/>
              </w:rPr>
              <w:t>1.0-0.5</w:t>
            </w:r>
          </w:p>
        </w:tc>
        <w:tc>
          <w:tcPr>
            <w:tcW w:w="5033" w:type="dxa"/>
          </w:tcPr>
          <w:p w14:paraId="5107159B" w14:textId="77777777" w:rsidR="0061034D" w:rsidRPr="00B20007" w:rsidRDefault="0061034D" w:rsidP="00841C39">
            <w:pPr>
              <w:ind w:firstLineChars="0" w:firstLine="0"/>
              <w:rPr>
                <w:rFonts w:cs="Times New Roman"/>
                <w:noProof/>
                <w:color w:val="000000" w:themeColor="text1"/>
                <w:kern w:val="0"/>
              </w:rPr>
            </w:pPr>
          </w:p>
        </w:tc>
      </w:tr>
    </w:tbl>
    <w:p w14:paraId="581B2A8D" w14:textId="77777777" w:rsidR="005619CF" w:rsidRPr="00B20007" w:rsidRDefault="005619CF" w:rsidP="005619CF">
      <w:pPr>
        <w:ind w:firstLineChars="0" w:firstLine="0"/>
        <w:rPr>
          <w:rFonts w:cs="Times New Roman"/>
          <w:noProof/>
          <w:color w:val="000000" w:themeColor="text1"/>
        </w:rPr>
      </w:pPr>
      <w:del w:id="127" w:author="Cursor技术评审" w:date="2026-09-14T10:53:04+00:00">
        <w:r>
          <w:delText>4.3.1.2退出条件：</w:delText>
        </w:r>
      </w:del>
      <w:ins w:id="128" w:author="Cursor技术评审" w:date="2026-09-14T10:53:04+00:00">
        <w:r>
          <w:t>4.3.2.2 退出条件：</w:t>
        </w:r>
      </w:ins>
    </w:p>
    <w:p w14:paraId="15DC1876" w14:textId="54B36520" w:rsidR="00894D5E" w:rsidRPr="00B20007" w:rsidRDefault="00C838E1" w:rsidP="00894D5E">
      <w:pPr>
        <w:ind w:firstLine="480"/>
        <w:rPr>
          <w:rFonts w:cs="Times New Roman"/>
          <w:noProof/>
          <w:color w:val="000000" w:themeColor="text1"/>
        </w:rPr>
      </w:pPr>
      <w:del w:id="129" w:author="Cursor技术评审" w:date="2026-09-14T10:53:04+00:00">
        <w:r>
          <w:delText>sactual&lt;sref*0.7，并持续200ms（可标定），控制器退出扭矩矢量分配策略，恢复控制前矢量模式的控制状态。</w:delText>
        </w:r>
      </w:del>
      <w:ins w:id="130" w:author="Cursor技术评审" w:date="2026-09-14T10:53:04+00:00">
        <w:r>
          <w:t>当左右后轮滑移率均低于对应退出阈值s_off并持续t_slip,off（初始建议200 ms、可标定），且s_off&lt;s_on时，滑移控制按扭矩恢复斜率退出。若模式、输入有效性、热状态或故障条件失效，应立即停止增加扭矩并按安全斜率降级。</w:t>
        </w:r>
      </w:ins>
    </w:p>
    <w:p w14:paraId="2D14EEF7" w14:textId="6E2EB95E" w:rsidR="00A10104" w:rsidRPr="00B20007" w:rsidRDefault="00A10104" w:rsidP="00A10104">
      <w:pPr>
        <w:ind w:firstLine="480"/>
        <w:rPr>
          <w:rFonts w:cs="Times New Roman"/>
          <w:noProof/>
          <w:color w:val="000000" w:themeColor="text1"/>
        </w:rPr>
      </w:pPr>
      <w:r w:rsidRPr="00B20007">
        <w:rPr>
          <w:rFonts w:cs="Times New Roman" w:hint="eastAsia"/>
          <w:noProof/>
          <w:color w:val="000000" w:themeColor="text1"/>
        </w:rPr>
        <w:t>打滑</w:t>
      </w:r>
      <w:r w:rsidRPr="00B20007">
        <w:rPr>
          <w:rFonts w:cs="Times New Roman"/>
          <w:noProof/>
          <w:color w:val="000000" w:themeColor="text1"/>
        </w:rPr>
        <w:t>路况控制流程如</w:t>
      </w:r>
      <w:r w:rsidRPr="00B20007">
        <w:rPr>
          <w:rFonts w:cs="Times New Roman" w:hint="eastAsia"/>
          <w:noProof/>
          <w:color w:val="000000" w:themeColor="text1"/>
        </w:rPr>
        <w:t>下</w:t>
      </w:r>
      <w:r w:rsidRPr="00B20007">
        <w:rPr>
          <w:rFonts w:cs="Times New Roman"/>
          <w:noProof/>
          <w:color w:val="000000" w:themeColor="text1"/>
        </w:rPr>
        <w:t>图所示。</w:t>
      </w:r>
    </w:p>
    <w:p w14:paraId="39DC102C" w14:textId="60A6FF1D" w:rsidR="009F3DCD" w:rsidRPr="00B20007" w:rsidRDefault="00AD7DAD" w:rsidP="009F3DCD">
      <w:pPr>
        <w:ind w:firstLine="480"/>
        <w:jc w:val="center"/>
        <w:rPr>
          <w:rFonts w:cs="Times New Roman"/>
          <w:noProof/>
          <w:color w:val="000000" w:themeColor="text1"/>
        </w:rPr>
      </w:pPr>
      <w:r w:rsidRPr="00B20007">
        <w:rPr>
          <w:rFonts w:cs="Times New Roman"/>
          <w:noProof/>
          <w:color w:val="000000" w:themeColor="text1"/>
        </w:rPr>
        <w:drawing>
          <wp:inline distT="0" distB="0" distL="0" distR="0" wp14:anchorId="0195E287" wp14:editId="74E3535A">
            <wp:extent cx="2479964" cy="457526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png"/>
                    <pic:cNvPicPr/>
                  </pic:nvPicPr>
                  <pic:blipFill>
                    <a:blip r:embed="rId16">
                      <a:extLst>
                        <a:ext uri="{28A0092B-C50C-407E-A947-70E740481C1C}">
                          <a14:useLocalDpi xmlns:a14="http://schemas.microsoft.com/office/drawing/2010/main" val="0"/>
                        </a:ext>
                      </a:extLst>
                    </a:blip>
                    <a:stretch>
                      <a:fillRect/>
                    </a:stretch>
                  </pic:blipFill>
                  <pic:spPr>
                    <a:xfrm>
                      <a:off x="0" y="0"/>
                      <a:ext cx="2492766" cy="4598880"/>
                    </a:xfrm>
                    <a:prstGeom prst="rect">
                      <a:avLst/>
                    </a:prstGeom>
                  </pic:spPr>
                </pic:pic>
              </a:graphicData>
            </a:graphic>
          </wp:inline>
        </w:drawing>
      </w:r>
    </w:p>
    <w:p>
      <w:pPr>
        <w:ind w:firstLine="480"/>
        <w:rPr>
          <w:rFonts w:cs="Times New Roman"/>
          <w:noProof/>
          <w:color w:val="000000" w:themeColor="text1"/>
        </w:rPr>
      </w:pPr>
      <w:ins w:id="131" w:author="Cursor技术评审" w:date="2026-09-14T10:53:04+00:00">
        <w:r>
          <w:t>本节流程图仅用于说明概念顺序，不能替代需求。流程图中的“前馈/反馈横摆力矩”不得直接用于驱动滑移控制；滑移路径应输出单轮允许扭矩上限，并由统一仲裁模块与横摆目标协调。</w:t>
        </w:r>
      </w:ins>
    </w:p>
    <w:p>
      <w:pPr>
        <w:pStyle w:val="3"/>
        <w:spacing w:before="0" w:after="0" w:line="312" w:lineRule="auto"/>
        <w:ind w:firstLineChars="0" w:firstLine="0"/>
        <w:rPr>
          <w:rFonts w:cs="Times New Roman"/>
          <w:color w:val="000000" w:themeColor="text1"/>
          <w:sz w:val="21"/>
          <w:szCs w:val="21"/>
        </w:rPr>
      </w:pPr>
      <w:ins w:id="132" w:author="Cursor技术评审" w:date="2026-09-14T10:53:04+00:00">
        <w:r>
          <w:rPr>
            <w:b/>
          </w:rPr>
          <w:t>4.3.3 离合器执行与能力约束</w:t>
        </w:r>
      </w:ins>
    </w:p>
    <w:p>
      <w:pPr>
        <w:ind w:firstLine="480"/>
        <w:rPr>
          <w:rFonts w:cs="Times New Roman"/>
          <w:noProof/>
          <w:color w:val="000000" w:themeColor="text1"/>
        </w:rPr>
      </w:pPr>
      <w:ins w:id="133" w:author="Cursor技术评审" w:date="2026-09-14T10:53:04+00:00">
        <w:r>
          <w:t>高层接口统一使用左右离合器目标扭矩容量，单位N·m，并明确参考平面和正负方向。左右本地控制器通过供应商批准的扭矩容量—位置/压力/电流逆向标定图执行；不得在整车功能层直接使用电机电流作为横摆或滑移控制量。</w:t>
        </w:r>
      </w:ins>
    </w:p>
    <w:p>
      <w:pPr>
        <w:ind w:firstLine="480"/>
        <w:rPr>
          <w:rFonts w:cs="Times New Roman"/>
          <w:noProof/>
          <w:color w:val="000000" w:themeColor="text1"/>
        </w:rPr>
      </w:pPr>
      <w:ins w:id="134" w:author="Cursor技术评审" w:date="2026-09-14T10:53:04+00:00">
        <w:r>
          <w:t>【待供应商补充】连续/峰值扭矩容量、允许滑差、响应时间、上升/下降斜率、电压和温度降额、机械位置限制、估算扭矩精度、磨损补偿及单侧故障能力包络。</w:t>
        </w:r>
      </w:ins>
    </w:p>
    <w:p>
      <w:pPr>
        <w:ind w:firstLine="480"/>
        <w:rPr>
          <w:rFonts w:cs="Times New Roman"/>
          <w:noProof/>
          <w:color w:val="000000" w:themeColor="text1"/>
        </w:rPr>
      </w:pPr>
      <w:ins w:id="135" w:author="Cursor技术评审" w:date="2026-09-14T10:53:04+00:00">
        <w:r>
          <w:t>系统应计算单侧滑摩功率P_slip=|T_est·Δω|及累计滑摩能量E_slip=∫P_slipdt，并依据油温/摩擦片温度模型执行预警、降扭和退出。阈值、热容量、冷却模型及恢复迟滞为【待供应商台架验证】。</w:t>
        </w:r>
      </w:ins>
    </w:p>
    <w:p>
      <w:pPr>
        <w:ind w:firstLine="480"/>
        <w:rPr>
          <w:rFonts w:cs="Times New Roman"/>
          <w:noProof/>
          <w:color w:val="000000" w:themeColor="text1"/>
        </w:rPr>
      </w:pPr>
      <w:ins w:id="136" w:author="Cursor技术评审" w:date="2026-09-14T10:53:04+00:00">
        <w:r>
          <w:t>高速外侧轮增扭功能必须验证后桥输入转速、前后轴速比和机械增速裕量。若当前硬件不具备外侧轮持续正扭矩能力，规范必须降低横摆控制能力声明或增加相应机械方案，不得仅依靠离合器压紧指令实现。</w:t>
        </w:r>
      </w:ins>
    </w:p>
    <w:p w14:paraId="2CC41FED" w14:textId="3996F080" w:rsidR="003D6215" w:rsidRPr="00B20007" w:rsidRDefault="00AA36F7" w:rsidP="00A31879">
      <w:pPr>
        <w:pStyle w:val="3"/>
        <w:spacing w:before="0" w:after="0" w:line="312" w:lineRule="auto"/>
        <w:ind w:firstLineChars="0" w:firstLine="0"/>
        <w:rPr>
          <w:rFonts w:cs="Times New Roman"/>
          <w:color w:val="000000" w:themeColor="text1"/>
          <w:sz w:val="21"/>
          <w:szCs w:val="21"/>
        </w:rPr>
      </w:pPr>
      <w:bookmarkStart w:id="14" w:name="_Toc237853547"/>
      <w:r w:rsidRPr="00B20007">
        <w:rPr>
          <w:rFonts w:cs="Times New Roman"/>
          <w:color w:val="000000" w:themeColor="text1"/>
          <w:sz w:val="21"/>
          <w:szCs w:val="21"/>
        </w:rPr>
        <w:lastRenderedPageBreak/>
        <w:t>4.4</w:t>
      </w:r>
      <w:r w:rsidR="00F32A8C" w:rsidRPr="00B20007">
        <w:rPr>
          <w:rFonts w:cs="Times New Roman"/>
          <w:color w:val="000000" w:themeColor="text1"/>
          <w:sz w:val="21"/>
          <w:szCs w:val="21"/>
        </w:rPr>
        <w:t>断开</w:t>
      </w:r>
      <w:r w:rsidR="00C854A7" w:rsidRPr="00B20007">
        <w:rPr>
          <w:rFonts w:cs="Times New Roman"/>
          <w:color w:val="000000" w:themeColor="text1"/>
          <w:sz w:val="21"/>
          <w:szCs w:val="21"/>
        </w:rPr>
        <w:t>功能</w:t>
      </w:r>
      <w:bookmarkEnd w:id="14"/>
    </w:p>
    <w:p w14:paraId="357629BA" w14:textId="723970AC" w:rsidR="00E460EC" w:rsidRPr="00B20007" w:rsidRDefault="003F5D84" w:rsidP="00FC71C3">
      <w:pPr>
        <w:ind w:firstLine="480"/>
        <w:rPr>
          <w:rFonts w:cs="Times New Roman"/>
          <w:noProof/>
          <w:color w:val="000000" w:themeColor="text1"/>
        </w:rPr>
      </w:pPr>
      <w:del w:id="137" w:author="Cursor技术评审" w:date="2026-09-14T10:53:04+00:00">
        <w:r>
          <w:delText>ESP2节点驾驶模式信号为两驱（DrivingModReq_ESP=0x6/0x10）时，扭矩矢量控制器的矢量状态模式切换至（AWDOperMod=0x6），VTC-RL向VTC-RR发送断开请求（VTCClutchOpenReq_R=0x2 Fastopen），两边离合器断开。</w:delText>
        </w:r>
      </w:del>
      <w:ins w:id="138" w:author="Cursor技术评审" w:date="2026-09-14T10:53:04+00:00">
        <w:r>
          <w:t>当经DBC确认的ESP驾驶模式信号表示2H（当前文档列出0x6或0x10，最终编码待DBC确认）时，功能主控制器停止新增扭矩并按受控斜率将左右离合器目标扭矩容量降至零；确认两侧离合器打开后请求PTU断开，确认PTU状态后发布AWDOperMode=0x6。VTCClutchOpenReq_R=0x2（Fastopen）的发送方和接收方为【待架构及DBC确认】。任一侧未在标定时间内确认打开或PTU未确认断开时，不得宣称2H已达成，应进入回退模式并发布故障。重新接合时必须执行唤醒、转速同步、接触点控制和扭矩渐增。</w:t>
        </w:r>
      </w:ins>
    </w:p>
    <w:p w14:paraId="32CE3BC3" w14:textId="59D4A5E7" w:rsidR="00730B39" w:rsidRPr="00B20007" w:rsidRDefault="00730B39" w:rsidP="00307B4F">
      <w:pPr>
        <w:pStyle w:val="13"/>
        <w:spacing w:after="0" w:afterAutospacing="0" w:line="360" w:lineRule="auto"/>
        <w:ind w:firstLineChars="0"/>
        <w:rPr>
          <w:rFonts w:cs="Times New Roman"/>
          <w:color w:val="000000" w:themeColor="text1"/>
          <w:lang w:eastAsia="zh-CN"/>
        </w:rPr>
      </w:pPr>
      <w:bookmarkStart w:id="15" w:name="_Toc237853548"/>
      <w:r w:rsidRPr="00B20007">
        <w:rPr>
          <w:rFonts w:cs="Times New Roman"/>
          <w:color w:val="000000" w:themeColor="text1"/>
          <w:lang w:eastAsia="zh-CN"/>
        </w:rPr>
        <w:t>5.</w:t>
      </w:r>
      <w:r w:rsidRPr="00B20007">
        <w:rPr>
          <w:rFonts w:cs="Times New Roman"/>
          <w:color w:val="000000" w:themeColor="text1"/>
          <w:lang w:eastAsia="zh-CN"/>
        </w:rPr>
        <w:t>故障策略</w:t>
      </w:r>
      <w:bookmarkEnd w:id="15"/>
    </w:p>
    <w:p w14:paraId="058E67BD" w14:textId="7BD7F50D" w:rsidR="002B483A" w:rsidRPr="00B20007" w:rsidRDefault="002B483A" w:rsidP="002B483A">
      <w:pPr>
        <w:ind w:firstLine="480"/>
        <w:rPr>
          <w:rFonts w:cs="Times New Roman"/>
          <w:color w:val="000000" w:themeColor="text1"/>
          <w:sz w:val="23"/>
          <w:szCs w:val="23"/>
        </w:rPr>
      </w:pPr>
      <w:del w:id="139" w:author="Cursor技术评审" w:date="2026-09-14T10:53:04+00:00">
        <w:r>
          <w:delText>扭矩矢量控制系统包含ELD功能故障、四驱功能故障及限滑故障功能故障，故障基于功能分具体可分为</w:delText>
        </w:r>
      </w:del>
      <w:ins w:id="140" w:author="Cursor技术评审" w:date="2026-09-14T10:53:04+00:00">
        <w:r>
          <w:t>扭矩矢量控制系统故障分为永久故障、临时/可恢复故障、通信与信号故障以及不影响动态控制的记录类故障。每个故障必须在故障响应矩阵中定义检测条件、去抖、FTTI、锁存、扭矩降级斜率、左右控制器协调、HMI/DTC、恢复条件和验证方法；仅按“严重/临时/其他”文字分类不足以实施。</w:t>
        </w:r>
      </w:ins>
    </w:p>
    <w:p w14:paraId="74FFD531" w14:textId="77777777" w:rsidR="00AB032C" w:rsidRPr="00B20007" w:rsidRDefault="001E666F" w:rsidP="00AB032C">
      <w:pPr>
        <w:ind w:firstLine="460"/>
        <w:rPr>
          <w:rFonts w:cs="Times New Roman"/>
          <w:color w:val="000000" w:themeColor="text1"/>
          <w:sz w:val="23"/>
          <w:szCs w:val="23"/>
        </w:rPr>
      </w:pPr>
      <w:del w:id="141" w:author="Cursor技术评审" w:date="2026-09-14T10:53:04+00:00">
        <w:r>
          <w:delText>a)严重故障：锁止、限滑、四驱情况下出现严重故障（如电机故障），扭矩矢量控制系统断开并点亮仪表扭矩矢量故障灯，记录故障码。解锁情况下出现严重故障，仅记录故障码，当收到锁止、限滑、四驱请求后，扭矩矢量保持断开状态并点亮仪表差速锁故障灯。</w:delText>
        </w:r>
      </w:del>
      <w:ins w:id="142" w:author="Cursor技术评审" w:date="2026-09-14T10:53:04+00:00">
        <w:r>
          <w:t>a）永久或安全相关故障：处于锁止、限滑或四驱状态时，应立即禁止新增扭矩，并在FTTI内按经安全分析批准的斜率协调卸载左右扭矩；只有在两侧状态一致且机械条件允许时才打开离合器。发布系统故障和诊断灯请求并存储DTC。未激活状态下禁止后续锁止/限滑/四驱请求，直至满足维修或受控恢复条件。</w:t>
        </w:r>
      </w:ins>
    </w:p>
    <w:p w14:paraId="0E0B7D77" w14:textId="1A08D618" w:rsidR="00267A87" w:rsidRPr="00B20007" w:rsidRDefault="00AB032C" w:rsidP="00AB032C">
      <w:pPr>
        <w:ind w:firstLine="460"/>
        <w:rPr>
          <w:rFonts w:cs="Times New Roman"/>
          <w:color w:val="000000" w:themeColor="text1"/>
          <w:sz w:val="23"/>
          <w:szCs w:val="23"/>
        </w:rPr>
      </w:pPr>
      <w:del w:id="143" w:author="Cursor技术评审" w:date="2026-09-14T10:53:04+00:00">
        <w:r>
          <w:delText>b)临时故障：锁止、限滑、四驱情况下出现临时故障（离合器耦合温度过高），扭矩矢量控制系统断开并点亮仪表扭矩矢量故障灯，记录故障码。待离合器耦合温度降低后可重新执行锁止、限滑、四驱功能。</w:delText>
        </w:r>
      </w:del>
      <w:ins w:id="144" w:author="Cursor技术评审" w:date="2026-09-14T10:53:04+00:00">
        <w:r>
          <w:t>b）临时或热故障：优先按温度和滑摩能量分级降扭，达到退出阈值后受控打开离合器并发布热保护/临时故障状态。只有温度低于恢复阈值并持续规定时间、滑摩能量恢复且故障去抖通过后才允许重新进入；恢复阈值必须低于退出阈值形成迟滞。</w:t>
        </w:r>
      </w:ins>
    </w:p>
    <w:p w14:paraId="089FAFB6" w14:textId="43F973A7" w:rsidR="008C1179" w:rsidRPr="00B20007" w:rsidRDefault="00AB032C" w:rsidP="008C1179">
      <w:pPr>
        <w:ind w:firstLine="460"/>
        <w:rPr>
          <w:rFonts w:cs="Times New Roman"/>
          <w:noProof/>
          <w:color w:val="000000" w:themeColor="text1"/>
        </w:rPr>
      </w:pPr>
      <w:del w:id="145" w:author="Cursor技术评审" w:date="2026-09-14T10:53:04+00:00">
        <w:r>
          <w:delText>c)其他故障：无论扭矩矢量处于哪种状态，当检测到其他故障时（如ABS1报文丢失、里程信号丢失）,只记录故障码，不点亮仪表扭矩矢量故障灯，扭矩矢量依据具体故障执行相应动作。</w:delText>
        </w:r>
      </w:del>
      <w:ins w:id="146" w:author="Cursor技术评审" w:date="2026-09-14T10:53:04+00:00">
        <w:r>
          <w:t>c）通信与信号故障：ABS1/ABS2/ABS3、ABM2、CSA2或主从扭矩报文丢失、无效、陈旧、重复或E2E失败时，相关闭环控制必须在FTTI内退出并受控卸载，不得仅记录DTC。里程和日历时间等不参与动态控制的信号丢失可以只记录DTC。每个输入的具体响应以故障矩阵为准。</w:t>
        </w:r>
      </w:ins>
    </w:p>
    <w:p w14:paraId="0FE5D477" w14:textId="3A134A65" w:rsidR="00756A1B" w:rsidRPr="00B20007" w:rsidRDefault="002B483A" w:rsidP="00821960">
      <w:pPr>
        <w:ind w:firstLine="480"/>
        <w:rPr>
          <w:rFonts w:cs="Times New Roman"/>
          <w:color w:val="000000" w:themeColor="text1"/>
        </w:rPr>
      </w:pPr>
      <w:del w:id="147" w:author="Cursor技术评审" w:date="2026-09-14T10:53:04+00:00">
        <w:r>
          <w:delText>当系统处于ELD功能时发生故障RearELDLckSts通过状态值发送“0xE=Fault” 供仪表、开关和ESP进行逻辑判断使用。当系统处于四驱功能时发生故障ActuatorFailSts通过状态值发送“0x1=Failure” 供仪表、开关和ESP进行逻辑判断使用；当系统处于限滑功能时发生故障VTCActuatorFailSts_R通过状态值发送“0x2=Failure” 供仪表、开关和ESP进行逻辑判断使用</w:delText>
        </w:r>
      </w:del>
      <w:ins w:id="148" w:author="Cursor技术评审" w:date="2026-09-14T10:53:04+00:00">
        <w:r>
          <w:t>故障状态发布应服从统一优先级：永久故障＞临时/热故障＞请求拒绝/报警＞正常物理状态。RearELDLckSts、ActuatorFailSts和VTCActuatorFailSts_R必须与实际离合器物理状态、请求结果和诊断状态建立明确映射。左右控制器状态不一致、单侧通信超时或单侧执行器故障时，主控制器应禁止产生附加横摆力矩并协调两侧进入经安全分析确认的状态。</w:t>
        </w:r>
      </w:ins>
    </w:p>
    <w:p w14:paraId="3AABA605" w14:textId="1616D819" w:rsidR="00821960" w:rsidRPr="00B20007" w:rsidRDefault="00821960" w:rsidP="00821960">
      <w:pPr>
        <w:ind w:firstLine="480"/>
        <w:rPr>
          <w:rFonts w:cs="Times New Roman"/>
          <w:noProof/>
          <w:color w:val="000000" w:themeColor="text1"/>
        </w:rPr>
      </w:pPr>
      <w:r w:rsidRPr="00B20007">
        <w:rPr>
          <w:rFonts w:cs="Times New Roman"/>
          <w:noProof/>
          <w:color w:val="000000" w:themeColor="text1"/>
        </w:rPr>
        <w:t>ELD</w:t>
      </w:r>
      <w:r w:rsidRPr="00B20007">
        <w:rPr>
          <w:rFonts w:cs="Times New Roman"/>
          <w:noProof/>
          <w:color w:val="000000" w:themeColor="text1"/>
        </w:rPr>
        <w:t>故障</w:t>
      </w:r>
    </w:p>
    <w:tbl>
      <w:tblPr>
        <w:tblW w:w="10191" w:type="dxa"/>
        <w:tblCellMar>
          <w:top w:w="15" w:type="dxa"/>
          <w:left w:w="15" w:type="dxa"/>
          <w:bottom w:w="15" w:type="dxa"/>
          <w:right w:w="15" w:type="dxa"/>
        </w:tblCellMar>
        <w:tblLook w:val="04A0" w:firstRow="1" w:lastRow="0" w:firstColumn="1" w:lastColumn="0" w:noHBand="0" w:noVBand="1"/>
      </w:tblPr>
      <w:tblGrid>
        <w:gridCol w:w="1263"/>
        <w:gridCol w:w="4325"/>
        <w:gridCol w:w="1135"/>
        <w:gridCol w:w="3468"/>
      </w:tblGrid>
      <w:tr w:rsidR="00BD6618" w:rsidRPr="00B20007" w14:paraId="0C95A211" w14:textId="77777777" w:rsidTr="00462FAE">
        <w:tc>
          <w:tcPr>
            <w:tcW w:w="10191" w:type="dxa"/>
            <w:gridSpan w:val="4"/>
            <w:tcBorders>
              <w:top w:val="single" w:sz="12" w:space="0" w:color="auto"/>
              <w:left w:val="single" w:sz="12" w:space="0" w:color="auto"/>
              <w:bottom w:val="single" w:sz="12" w:space="0" w:color="000000"/>
              <w:right w:val="single" w:sz="12" w:space="0" w:color="auto"/>
            </w:tcBorders>
            <w:tcMar>
              <w:top w:w="60" w:type="dxa"/>
              <w:left w:w="90" w:type="dxa"/>
              <w:bottom w:w="60" w:type="dxa"/>
              <w:right w:w="105" w:type="dxa"/>
            </w:tcMar>
            <w:vAlign w:val="center"/>
            <w:hideMark/>
          </w:tcPr>
          <w:p w14:paraId="7F3AC49C" w14:textId="77777777" w:rsidR="00821960" w:rsidRPr="00B20007" w:rsidRDefault="00821960" w:rsidP="005910B2">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RearELDLckSts</w:t>
            </w:r>
            <w:proofErr w:type="spellEnd"/>
            <w:r w:rsidRPr="00B20007">
              <w:rPr>
                <w:rFonts w:eastAsiaTheme="minorEastAsia"/>
                <w:b/>
                <w:bCs/>
                <w:color w:val="000000" w:themeColor="text1"/>
                <w:lang w:eastAsia="zh-CN"/>
              </w:rPr>
              <w:t>（后</w:t>
            </w:r>
            <w:r w:rsidRPr="00B20007">
              <w:rPr>
                <w:rFonts w:eastAsiaTheme="minorEastAsia"/>
                <w:b/>
                <w:bCs/>
                <w:color w:val="000000" w:themeColor="text1"/>
                <w:lang w:eastAsia="zh-CN"/>
              </w:rPr>
              <w:t>ELD</w:t>
            </w:r>
            <w:proofErr w:type="gramStart"/>
            <w:r w:rsidRPr="00B20007">
              <w:rPr>
                <w:rFonts w:eastAsiaTheme="minorEastAsia"/>
                <w:b/>
                <w:bCs/>
                <w:color w:val="000000" w:themeColor="text1"/>
                <w:lang w:eastAsia="zh-CN"/>
              </w:rPr>
              <w:t>锁止状态</w:t>
            </w:r>
            <w:proofErr w:type="gramEnd"/>
            <w:r w:rsidRPr="00B20007">
              <w:rPr>
                <w:rFonts w:eastAsiaTheme="minorEastAsia"/>
                <w:b/>
                <w:bCs/>
                <w:color w:val="000000" w:themeColor="text1"/>
                <w:lang w:eastAsia="zh-CN"/>
              </w:rPr>
              <w:t>）</w:t>
            </w:r>
          </w:p>
        </w:tc>
      </w:tr>
      <w:tr w:rsidR="00BD6618" w:rsidRPr="00B20007" w14:paraId="3A5A1F48" w14:textId="77777777" w:rsidTr="00462FAE">
        <w:tc>
          <w:tcPr>
            <w:tcW w:w="1261" w:type="dxa"/>
            <w:tcBorders>
              <w:top w:val="single" w:sz="6" w:space="0" w:color="000000"/>
              <w:left w:val="single" w:sz="12" w:space="0" w:color="auto"/>
              <w:bottom w:val="single" w:sz="6" w:space="0" w:color="000000"/>
              <w:right w:val="single" w:sz="6" w:space="0" w:color="000000"/>
            </w:tcBorders>
            <w:tcMar>
              <w:top w:w="60" w:type="dxa"/>
              <w:left w:w="90" w:type="dxa"/>
              <w:bottom w:w="60" w:type="dxa"/>
              <w:right w:w="105" w:type="dxa"/>
            </w:tcMar>
            <w:vAlign w:val="center"/>
            <w:hideMark/>
          </w:tcPr>
          <w:p w14:paraId="6377105C"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4318"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69BB7D60" w14:textId="77777777" w:rsidR="00821960" w:rsidRPr="00B20007" w:rsidRDefault="00821960" w:rsidP="005910B2">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0" w:type="auto"/>
            <w:tcBorders>
              <w:top w:val="single" w:sz="6" w:space="0" w:color="000000"/>
              <w:left w:val="single" w:sz="6" w:space="0" w:color="000000"/>
              <w:bottom w:val="single" w:sz="6" w:space="0" w:color="000000"/>
              <w:right w:val="single" w:sz="6" w:space="0" w:color="000000"/>
            </w:tcBorders>
            <w:tcMar>
              <w:top w:w="60" w:type="dxa"/>
              <w:left w:w="120" w:type="dxa"/>
              <w:bottom w:w="60" w:type="dxa"/>
              <w:right w:w="105" w:type="dxa"/>
            </w:tcMar>
            <w:vAlign w:val="center"/>
            <w:hideMark/>
          </w:tcPr>
          <w:p w14:paraId="58C5B18D"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62" w:type="dxa"/>
            <w:tcBorders>
              <w:top w:val="single" w:sz="6" w:space="0" w:color="000000"/>
              <w:left w:val="single" w:sz="6" w:space="0" w:color="000000"/>
              <w:bottom w:val="single" w:sz="6" w:space="0" w:color="000000"/>
              <w:right w:val="single" w:sz="12" w:space="0" w:color="auto"/>
            </w:tcBorders>
            <w:tcMar>
              <w:top w:w="60" w:type="dxa"/>
              <w:left w:w="120" w:type="dxa"/>
              <w:bottom w:w="60" w:type="dxa"/>
              <w:right w:w="105" w:type="dxa"/>
            </w:tcMar>
            <w:vAlign w:val="center"/>
            <w:hideMark/>
          </w:tcPr>
          <w:p w14:paraId="33395AB8" w14:textId="77777777" w:rsidR="00821960" w:rsidRPr="00B20007" w:rsidRDefault="00821960" w:rsidP="005910B2">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1E76F858"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2E6EF036" w14:textId="25F6F60D"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0</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1022666" w14:textId="77777777" w:rsidR="00821960" w:rsidRPr="00B20007" w:rsidRDefault="00821960" w:rsidP="005910B2">
            <w:pPr>
              <w:pStyle w:val="af4"/>
              <w:spacing w:before="0" w:beforeAutospacing="0" w:after="0" w:afterAutospacing="0"/>
              <w:ind w:firstLineChars="0" w:firstLine="0"/>
              <w:rPr>
                <w:color w:val="000000" w:themeColor="text1"/>
              </w:rPr>
            </w:pPr>
            <w:proofErr w:type="spellStart"/>
            <w:r w:rsidRPr="00B20007">
              <w:rPr>
                <w:b/>
                <w:bCs/>
                <w:color w:val="000000" w:themeColor="text1"/>
              </w:rPr>
              <w:t>UnLocked</w:t>
            </w:r>
            <w:proofErr w:type="spellEnd"/>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7A880EA3" w14:textId="48DAA6D6"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1</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50A67F85" w14:textId="20B04DDF"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1:Locked</w:t>
            </w:r>
          </w:p>
        </w:tc>
      </w:tr>
      <w:tr w:rsidR="00BD6618" w:rsidRPr="00B20007" w14:paraId="29A30892"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55221871" w14:textId="1B0417CA"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2</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1810840A"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Over-Speed Warning</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CA63711" w14:textId="4165D297"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3</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1F9B734D"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Driving Mode Select Error</w:t>
            </w:r>
          </w:p>
        </w:tc>
      </w:tr>
      <w:tr w:rsidR="00BD6618" w:rsidRPr="00B20007" w14:paraId="67ADE752" w14:textId="77777777" w:rsidTr="00462FAE">
        <w:tc>
          <w:tcPr>
            <w:tcW w:w="1261" w:type="dxa"/>
            <w:tcBorders>
              <w:top w:val="single" w:sz="6" w:space="0" w:color="000000"/>
              <w:left w:val="single" w:sz="12" w:space="0" w:color="auto"/>
              <w:bottom w:val="single" w:sz="12" w:space="0" w:color="000000"/>
              <w:right w:val="single" w:sz="6" w:space="0" w:color="000000"/>
            </w:tcBorders>
            <w:tcMar>
              <w:top w:w="60" w:type="dxa"/>
              <w:left w:w="90" w:type="dxa"/>
              <w:bottom w:w="60" w:type="dxa"/>
              <w:right w:w="105" w:type="dxa"/>
            </w:tcMar>
            <w:vAlign w:val="center"/>
            <w:hideMark/>
          </w:tcPr>
          <w:p w14:paraId="6E8C9A55" w14:textId="6E846DF0"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4</w:t>
            </w:r>
          </w:p>
        </w:tc>
        <w:tc>
          <w:tcPr>
            <w:tcW w:w="4318" w:type="dxa"/>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2309B228"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Lock Request Deny</w:t>
            </w:r>
          </w:p>
        </w:tc>
        <w:tc>
          <w:tcPr>
            <w:tcW w:w="0" w:type="auto"/>
            <w:tcBorders>
              <w:top w:val="single" w:sz="6" w:space="0" w:color="000000"/>
              <w:left w:val="single" w:sz="6" w:space="0" w:color="000000"/>
              <w:bottom w:val="single" w:sz="12" w:space="0" w:color="000000"/>
              <w:right w:val="single" w:sz="6" w:space="0" w:color="000000"/>
            </w:tcBorders>
            <w:tcMar>
              <w:top w:w="60" w:type="dxa"/>
              <w:left w:w="120" w:type="dxa"/>
              <w:bottom w:w="60" w:type="dxa"/>
              <w:right w:w="105" w:type="dxa"/>
            </w:tcMar>
            <w:vAlign w:val="center"/>
            <w:hideMark/>
          </w:tcPr>
          <w:p w14:paraId="46046500" w14:textId="65B81280"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5-</w:t>
            </w:r>
            <w:r w:rsidRPr="00B20007">
              <w:rPr>
                <w:b/>
                <w:bCs/>
                <w:color w:val="000000" w:themeColor="text1"/>
              </w:rPr>
              <w:t>0x</w:t>
            </w:r>
            <w:r w:rsidR="00821960" w:rsidRPr="00B20007">
              <w:rPr>
                <w:b/>
                <w:bCs/>
                <w:color w:val="000000" w:themeColor="text1"/>
              </w:rPr>
              <w:t>D</w:t>
            </w:r>
          </w:p>
        </w:tc>
        <w:tc>
          <w:tcPr>
            <w:tcW w:w="3462" w:type="dxa"/>
            <w:tcBorders>
              <w:top w:val="single" w:sz="6" w:space="0" w:color="000000"/>
              <w:left w:val="single" w:sz="6" w:space="0" w:color="000000"/>
              <w:bottom w:val="single" w:sz="12" w:space="0" w:color="000000"/>
              <w:right w:val="single" w:sz="12" w:space="0" w:color="auto"/>
            </w:tcBorders>
            <w:tcMar>
              <w:top w:w="60" w:type="dxa"/>
              <w:left w:w="120" w:type="dxa"/>
              <w:bottom w:w="60" w:type="dxa"/>
              <w:right w:w="90" w:type="dxa"/>
            </w:tcMar>
            <w:vAlign w:val="center"/>
            <w:hideMark/>
          </w:tcPr>
          <w:p w14:paraId="31A37AE1"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Reserved</w:t>
            </w:r>
          </w:p>
        </w:tc>
      </w:tr>
      <w:tr w:rsidR="00BD6618" w:rsidRPr="00B20007" w14:paraId="73096657" w14:textId="77777777" w:rsidTr="00462FAE">
        <w:tc>
          <w:tcPr>
            <w:tcW w:w="1261" w:type="dxa"/>
            <w:tcBorders>
              <w:top w:val="single" w:sz="6" w:space="0" w:color="000000"/>
              <w:left w:val="single" w:sz="12" w:space="0" w:color="auto"/>
              <w:bottom w:val="single" w:sz="12" w:space="0" w:color="auto"/>
              <w:right w:val="single" w:sz="6" w:space="0" w:color="000000"/>
            </w:tcBorders>
            <w:tcMar>
              <w:top w:w="60" w:type="dxa"/>
              <w:left w:w="90" w:type="dxa"/>
              <w:bottom w:w="60" w:type="dxa"/>
              <w:right w:w="105" w:type="dxa"/>
            </w:tcMar>
            <w:vAlign w:val="center"/>
            <w:hideMark/>
          </w:tcPr>
          <w:p w14:paraId="15902FF9" w14:textId="6CA50CC2"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E</w:t>
            </w:r>
          </w:p>
        </w:tc>
        <w:tc>
          <w:tcPr>
            <w:tcW w:w="4318" w:type="dxa"/>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578D2E9C"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Fault</w:t>
            </w:r>
          </w:p>
        </w:tc>
        <w:tc>
          <w:tcPr>
            <w:tcW w:w="0" w:type="auto"/>
            <w:tcBorders>
              <w:top w:val="single" w:sz="6" w:space="0" w:color="000000"/>
              <w:left w:val="single" w:sz="6" w:space="0" w:color="000000"/>
              <w:bottom w:val="single" w:sz="12" w:space="0" w:color="auto"/>
              <w:right w:val="single" w:sz="6" w:space="0" w:color="000000"/>
            </w:tcBorders>
            <w:tcMar>
              <w:top w:w="60" w:type="dxa"/>
              <w:left w:w="120" w:type="dxa"/>
              <w:bottom w:w="60" w:type="dxa"/>
              <w:right w:w="105" w:type="dxa"/>
            </w:tcMar>
            <w:vAlign w:val="center"/>
            <w:hideMark/>
          </w:tcPr>
          <w:p w14:paraId="5E41F7A1" w14:textId="53CFF80F" w:rsidR="00821960" w:rsidRPr="00B20007" w:rsidRDefault="007406F6" w:rsidP="005910B2">
            <w:pPr>
              <w:pStyle w:val="af4"/>
              <w:spacing w:before="0" w:beforeAutospacing="0" w:after="0" w:afterAutospacing="0"/>
              <w:ind w:firstLineChars="0" w:firstLine="0"/>
              <w:rPr>
                <w:color w:val="000000" w:themeColor="text1"/>
              </w:rPr>
            </w:pPr>
            <w:r w:rsidRPr="00B20007">
              <w:rPr>
                <w:b/>
                <w:bCs/>
                <w:color w:val="000000" w:themeColor="text1"/>
              </w:rPr>
              <w:t>0x</w:t>
            </w:r>
            <w:r w:rsidR="00821960" w:rsidRPr="00B20007">
              <w:rPr>
                <w:b/>
                <w:bCs/>
                <w:color w:val="000000" w:themeColor="text1"/>
              </w:rPr>
              <w:t>F</w:t>
            </w:r>
          </w:p>
        </w:tc>
        <w:tc>
          <w:tcPr>
            <w:tcW w:w="3462" w:type="dxa"/>
            <w:tcBorders>
              <w:top w:val="single" w:sz="6" w:space="0" w:color="000000"/>
              <w:left w:val="single" w:sz="6" w:space="0" w:color="000000"/>
              <w:bottom w:val="single" w:sz="12" w:space="0" w:color="auto"/>
              <w:right w:val="single" w:sz="12" w:space="0" w:color="auto"/>
            </w:tcBorders>
            <w:tcMar>
              <w:top w:w="60" w:type="dxa"/>
              <w:left w:w="120" w:type="dxa"/>
              <w:bottom w:w="60" w:type="dxa"/>
              <w:right w:w="90" w:type="dxa"/>
            </w:tcMar>
            <w:vAlign w:val="center"/>
            <w:hideMark/>
          </w:tcPr>
          <w:p w14:paraId="23C5B6FA" w14:textId="77777777" w:rsidR="00821960" w:rsidRPr="00B20007" w:rsidRDefault="00821960" w:rsidP="005910B2">
            <w:pPr>
              <w:pStyle w:val="af4"/>
              <w:spacing w:before="0" w:beforeAutospacing="0" w:after="0" w:afterAutospacing="0"/>
              <w:ind w:firstLineChars="0" w:firstLine="0"/>
              <w:rPr>
                <w:color w:val="000000" w:themeColor="text1"/>
              </w:rPr>
            </w:pPr>
            <w:r w:rsidRPr="00B20007">
              <w:rPr>
                <w:b/>
                <w:bCs/>
                <w:color w:val="000000" w:themeColor="text1"/>
              </w:rPr>
              <w:t>Invalid</w:t>
            </w:r>
          </w:p>
        </w:tc>
      </w:tr>
    </w:tbl>
    <w:p w14:paraId="0673FA83" w14:textId="70EB8C44" w:rsidR="000F1510" w:rsidRPr="00B20007" w:rsidRDefault="00821960" w:rsidP="00BC65BC">
      <w:pPr>
        <w:pStyle w:val="ad"/>
        <w:spacing w:line="480" w:lineRule="exact"/>
        <w:ind w:left="360" w:firstLineChars="0" w:firstLine="0"/>
        <w:rPr>
          <w:noProof/>
          <w:color w:val="000000" w:themeColor="text1"/>
        </w:rPr>
      </w:pPr>
      <w:r w:rsidRPr="00B20007">
        <w:rPr>
          <w:noProof/>
          <w:color w:val="000000" w:themeColor="text1"/>
        </w:rPr>
        <w:t>四驱</w:t>
      </w:r>
      <w:r w:rsidR="000F1510" w:rsidRPr="00B20007">
        <w:rPr>
          <w:noProof/>
          <w:color w:val="000000" w:themeColor="text1"/>
        </w:rPr>
        <w:t>故障</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686"/>
        <w:gridCol w:w="3121"/>
        <w:gridCol w:w="1982"/>
        <w:gridCol w:w="3402"/>
      </w:tblGrid>
      <w:tr w:rsidR="00BD6618" w:rsidRPr="00B20007" w14:paraId="3E3FB0EF" w14:textId="77777777" w:rsidTr="00462FAE">
        <w:tc>
          <w:tcPr>
            <w:tcW w:w="10191" w:type="dxa"/>
            <w:gridSpan w:val="4"/>
            <w:tcMar>
              <w:top w:w="60" w:type="dxa"/>
              <w:left w:w="90" w:type="dxa"/>
              <w:bottom w:w="60" w:type="dxa"/>
              <w:right w:w="105" w:type="dxa"/>
            </w:tcMar>
            <w:vAlign w:val="center"/>
            <w:hideMark/>
          </w:tcPr>
          <w:p w14:paraId="796BF916"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rPr>
              <w:lastRenderedPageBreak/>
              <w:t>信号名称：</w:t>
            </w:r>
            <w:r w:rsidRPr="00B20007">
              <w:rPr>
                <w:b/>
                <w:bCs/>
                <w:color w:val="000000" w:themeColor="text1"/>
              </w:rPr>
              <w:t>ActuatorFailSts</w:t>
            </w:r>
            <w:proofErr w:type="spellEnd"/>
            <w:r w:rsidRPr="00B20007">
              <w:rPr>
                <w:rFonts w:eastAsiaTheme="minorEastAsia"/>
                <w:b/>
                <w:bCs/>
                <w:color w:val="000000" w:themeColor="text1"/>
                <w:lang w:eastAsia="zh-CN"/>
              </w:rPr>
              <w:t>（执行器故障状态）</w:t>
            </w:r>
          </w:p>
        </w:tc>
      </w:tr>
      <w:tr w:rsidR="00BD6618" w:rsidRPr="00B20007" w14:paraId="00D46036" w14:textId="77777777" w:rsidTr="00462FAE">
        <w:tc>
          <w:tcPr>
            <w:tcW w:w="1686" w:type="dxa"/>
            <w:tcMar>
              <w:top w:w="60" w:type="dxa"/>
              <w:left w:w="90" w:type="dxa"/>
              <w:bottom w:w="60" w:type="dxa"/>
              <w:right w:w="105" w:type="dxa"/>
            </w:tcMar>
            <w:vAlign w:val="center"/>
            <w:hideMark/>
          </w:tcPr>
          <w:p w14:paraId="2C73A90D"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121" w:type="dxa"/>
            <w:tcMar>
              <w:top w:w="60" w:type="dxa"/>
              <w:left w:w="120" w:type="dxa"/>
              <w:bottom w:w="60" w:type="dxa"/>
              <w:right w:w="105" w:type="dxa"/>
            </w:tcMar>
            <w:vAlign w:val="center"/>
            <w:hideMark/>
          </w:tcPr>
          <w:p w14:paraId="6C292499"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982" w:type="dxa"/>
            <w:tcMar>
              <w:top w:w="60" w:type="dxa"/>
              <w:left w:w="120" w:type="dxa"/>
              <w:bottom w:w="60" w:type="dxa"/>
              <w:right w:w="105" w:type="dxa"/>
            </w:tcMar>
            <w:vAlign w:val="center"/>
            <w:hideMark/>
          </w:tcPr>
          <w:p w14:paraId="016DE95D"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402" w:type="dxa"/>
            <w:tcMar>
              <w:top w:w="60" w:type="dxa"/>
              <w:left w:w="120" w:type="dxa"/>
              <w:bottom w:w="60" w:type="dxa"/>
              <w:right w:w="105" w:type="dxa"/>
            </w:tcMar>
            <w:vAlign w:val="center"/>
            <w:hideMark/>
          </w:tcPr>
          <w:p w14:paraId="709E37ED"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383F271B" w14:textId="77777777" w:rsidTr="00462FAE">
        <w:tc>
          <w:tcPr>
            <w:tcW w:w="1686" w:type="dxa"/>
            <w:tcMar>
              <w:top w:w="60" w:type="dxa"/>
              <w:left w:w="90" w:type="dxa"/>
              <w:bottom w:w="60" w:type="dxa"/>
              <w:right w:w="105" w:type="dxa"/>
            </w:tcMar>
            <w:vAlign w:val="center"/>
            <w:hideMark/>
          </w:tcPr>
          <w:p w14:paraId="6E7B9FDA" w14:textId="0CFC5D72" w:rsidR="00F13656"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F13656" w:rsidRPr="00B20007">
              <w:rPr>
                <w:b/>
                <w:bCs/>
                <w:color w:val="000000" w:themeColor="text1"/>
              </w:rPr>
              <w:t>0</w:t>
            </w:r>
          </w:p>
        </w:tc>
        <w:tc>
          <w:tcPr>
            <w:tcW w:w="3121" w:type="dxa"/>
            <w:tcMar>
              <w:top w:w="60" w:type="dxa"/>
              <w:left w:w="120" w:type="dxa"/>
              <w:bottom w:w="60" w:type="dxa"/>
              <w:right w:w="105" w:type="dxa"/>
            </w:tcMar>
            <w:vAlign w:val="center"/>
            <w:hideMark/>
          </w:tcPr>
          <w:p w14:paraId="17B05CCB" w14:textId="77777777" w:rsidR="00F13656" w:rsidRPr="00B20007" w:rsidRDefault="00F13656" w:rsidP="00841C39">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c>
          <w:tcPr>
            <w:tcW w:w="1982" w:type="dxa"/>
            <w:tcMar>
              <w:top w:w="60" w:type="dxa"/>
              <w:left w:w="120" w:type="dxa"/>
              <w:bottom w:w="60" w:type="dxa"/>
              <w:right w:w="105" w:type="dxa"/>
            </w:tcMar>
            <w:vAlign w:val="center"/>
            <w:hideMark/>
          </w:tcPr>
          <w:p w14:paraId="63E49AA8" w14:textId="499DC58C" w:rsidR="00F13656"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F13656" w:rsidRPr="00B20007">
              <w:rPr>
                <w:b/>
                <w:bCs/>
                <w:color w:val="000000" w:themeColor="text1"/>
              </w:rPr>
              <w:t>1</w:t>
            </w:r>
          </w:p>
        </w:tc>
        <w:tc>
          <w:tcPr>
            <w:tcW w:w="3402" w:type="dxa"/>
            <w:tcMar>
              <w:top w:w="60" w:type="dxa"/>
              <w:left w:w="120" w:type="dxa"/>
              <w:bottom w:w="60" w:type="dxa"/>
              <w:right w:w="90" w:type="dxa"/>
            </w:tcMar>
            <w:vAlign w:val="center"/>
            <w:hideMark/>
          </w:tcPr>
          <w:p w14:paraId="540E00BD" w14:textId="77777777" w:rsidR="00F13656" w:rsidRPr="00B20007" w:rsidRDefault="00F13656" w:rsidP="00841C39">
            <w:pPr>
              <w:pStyle w:val="af4"/>
              <w:spacing w:before="0" w:beforeAutospacing="0" w:after="0" w:afterAutospacing="0"/>
              <w:ind w:firstLineChars="0" w:firstLine="0"/>
              <w:rPr>
                <w:color w:val="000000" w:themeColor="text1"/>
              </w:rPr>
            </w:pPr>
            <w:r w:rsidRPr="00B20007">
              <w:rPr>
                <w:b/>
                <w:bCs/>
                <w:color w:val="000000" w:themeColor="text1"/>
              </w:rPr>
              <w:t>Failure</w:t>
            </w:r>
          </w:p>
        </w:tc>
      </w:tr>
    </w:tbl>
    <w:p w14:paraId="1D784DD7" w14:textId="0871C51D" w:rsidR="000F1510" w:rsidRPr="00B20007" w:rsidRDefault="000F1510" w:rsidP="00BC65BC">
      <w:pPr>
        <w:pStyle w:val="ad"/>
        <w:spacing w:line="480" w:lineRule="exact"/>
        <w:ind w:left="360" w:firstLineChars="0" w:firstLine="0"/>
        <w:rPr>
          <w:noProof/>
          <w:color w:val="000000" w:themeColor="text1"/>
        </w:rPr>
      </w:pPr>
      <w:r w:rsidRPr="00B20007">
        <w:rPr>
          <w:noProof/>
          <w:color w:val="000000" w:themeColor="text1"/>
        </w:rPr>
        <w:t>限滑故障</w:t>
      </w:r>
    </w:p>
    <w:tbl>
      <w:tblPr>
        <w:tblW w:w="10191" w:type="dxa"/>
        <w:tblBorders>
          <w:top w:val="single" w:sz="12" w:space="0" w:color="auto"/>
          <w:left w:val="single" w:sz="12" w:space="0" w:color="auto"/>
          <w:bottom w:val="single" w:sz="12" w:space="0" w:color="auto"/>
          <w:right w:val="single" w:sz="12" w:space="0" w:color="auto"/>
          <w:insideH w:val="single" w:sz="6" w:space="0" w:color="000000"/>
          <w:insideV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1686"/>
        <w:gridCol w:w="2977"/>
        <w:gridCol w:w="1663"/>
        <w:gridCol w:w="3865"/>
      </w:tblGrid>
      <w:tr w:rsidR="00BD6618" w:rsidRPr="00B20007" w14:paraId="76E47300" w14:textId="77777777" w:rsidTr="00462FAE">
        <w:tc>
          <w:tcPr>
            <w:tcW w:w="10191" w:type="dxa"/>
            <w:gridSpan w:val="4"/>
            <w:tcMar>
              <w:top w:w="60" w:type="dxa"/>
              <w:left w:w="90" w:type="dxa"/>
              <w:bottom w:w="60" w:type="dxa"/>
              <w:right w:w="105" w:type="dxa"/>
            </w:tcMar>
            <w:vAlign w:val="center"/>
            <w:hideMark/>
          </w:tcPr>
          <w:p w14:paraId="56E3A958" w14:textId="77777777" w:rsidR="008E3D40" w:rsidRPr="00B20007" w:rsidRDefault="008E3D40" w:rsidP="00841C39">
            <w:pPr>
              <w:pStyle w:val="af4"/>
              <w:spacing w:before="0" w:beforeAutospacing="0" w:after="0" w:afterAutospacing="0"/>
              <w:ind w:firstLineChars="0" w:firstLine="0"/>
              <w:rPr>
                <w:rFonts w:eastAsia="宋体"/>
                <w:color w:val="000000" w:themeColor="text1"/>
              </w:rPr>
            </w:pPr>
            <w:proofErr w:type="spellStart"/>
            <w:r w:rsidRPr="00B20007">
              <w:rPr>
                <w:rFonts w:eastAsia="宋体"/>
                <w:b/>
                <w:bCs/>
                <w:color w:val="000000" w:themeColor="text1"/>
              </w:rPr>
              <w:t>信号名称：</w:t>
            </w:r>
            <w:r w:rsidRPr="00B20007">
              <w:rPr>
                <w:b/>
                <w:bCs/>
                <w:color w:val="000000" w:themeColor="text1"/>
              </w:rPr>
              <w:t>VTCActuatorFailSts_R</w:t>
            </w:r>
            <w:r w:rsidRPr="00B20007">
              <w:rPr>
                <w:rFonts w:eastAsia="宋体"/>
                <w:b/>
                <w:bCs/>
                <w:color w:val="000000" w:themeColor="text1"/>
              </w:rPr>
              <w:t>（右侧扭矩控制器故障标志</w:t>
            </w:r>
            <w:proofErr w:type="spellEnd"/>
            <w:r w:rsidRPr="00B20007">
              <w:rPr>
                <w:rFonts w:eastAsia="宋体"/>
                <w:b/>
                <w:bCs/>
                <w:color w:val="000000" w:themeColor="text1"/>
              </w:rPr>
              <w:t>）</w:t>
            </w:r>
          </w:p>
        </w:tc>
      </w:tr>
      <w:tr w:rsidR="00BD6618" w:rsidRPr="00B20007" w14:paraId="6CDFD1CE" w14:textId="77777777" w:rsidTr="00462FAE">
        <w:tc>
          <w:tcPr>
            <w:tcW w:w="1686" w:type="dxa"/>
            <w:tcMar>
              <w:top w:w="60" w:type="dxa"/>
              <w:left w:w="90" w:type="dxa"/>
              <w:bottom w:w="60" w:type="dxa"/>
              <w:right w:w="105" w:type="dxa"/>
            </w:tcMar>
            <w:vAlign w:val="center"/>
            <w:hideMark/>
          </w:tcPr>
          <w:p w14:paraId="351CC5A1"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2977" w:type="dxa"/>
            <w:tcMar>
              <w:top w:w="60" w:type="dxa"/>
              <w:left w:w="120" w:type="dxa"/>
              <w:bottom w:w="60" w:type="dxa"/>
              <w:right w:w="105" w:type="dxa"/>
            </w:tcMar>
            <w:vAlign w:val="center"/>
            <w:hideMark/>
          </w:tcPr>
          <w:p w14:paraId="2BD68A6E"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c>
          <w:tcPr>
            <w:tcW w:w="1663" w:type="dxa"/>
            <w:tcMar>
              <w:top w:w="60" w:type="dxa"/>
              <w:left w:w="120" w:type="dxa"/>
              <w:bottom w:w="60" w:type="dxa"/>
              <w:right w:w="105" w:type="dxa"/>
            </w:tcMar>
            <w:vAlign w:val="center"/>
            <w:hideMark/>
          </w:tcPr>
          <w:p w14:paraId="608968BD"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rFonts w:eastAsia="宋体"/>
                <w:b/>
                <w:bCs/>
                <w:color w:val="000000" w:themeColor="text1"/>
                <w:shd w:val="clear" w:color="auto" w:fill="FFFFFF"/>
              </w:rPr>
              <w:t>值</w:t>
            </w:r>
            <w:r w:rsidRPr="00B20007">
              <w:rPr>
                <w:b/>
                <w:bCs/>
                <w:color w:val="000000" w:themeColor="text1"/>
                <w:shd w:val="clear" w:color="auto" w:fill="FFFFFF"/>
              </w:rPr>
              <w:t>/Value</w:t>
            </w:r>
          </w:p>
        </w:tc>
        <w:tc>
          <w:tcPr>
            <w:tcW w:w="3865" w:type="dxa"/>
            <w:tcMar>
              <w:top w:w="60" w:type="dxa"/>
              <w:left w:w="120" w:type="dxa"/>
              <w:bottom w:w="60" w:type="dxa"/>
              <w:right w:w="105" w:type="dxa"/>
            </w:tcMar>
            <w:vAlign w:val="center"/>
            <w:hideMark/>
          </w:tcPr>
          <w:p w14:paraId="1283FF24"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rFonts w:eastAsia="宋体"/>
                <w:b/>
                <w:bCs/>
                <w:color w:val="000000" w:themeColor="text1"/>
                <w:shd w:val="clear" w:color="auto" w:fill="FFFFFF"/>
              </w:rPr>
              <w:t>意义</w:t>
            </w:r>
            <w:proofErr w:type="spellEnd"/>
            <w:r w:rsidRPr="00B20007">
              <w:rPr>
                <w:b/>
                <w:bCs/>
                <w:color w:val="000000" w:themeColor="text1"/>
                <w:shd w:val="clear" w:color="auto" w:fill="FFFFFF"/>
              </w:rPr>
              <w:t>/Description</w:t>
            </w:r>
          </w:p>
        </w:tc>
      </w:tr>
      <w:tr w:rsidR="00BD6618" w:rsidRPr="00B20007" w14:paraId="00ACCEE3" w14:textId="77777777" w:rsidTr="00462FAE">
        <w:tc>
          <w:tcPr>
            <w:tcW w:w="1686" w:type="dxa"/>
            <w:tcMar>
              <w:top w:w="60" w:type="dxa"/>
              <w:left w:w="90" w:type="dxa"/>
              <w:bottom w:w="60" w:type="dxa"/>
              <w:right w:w="105" w:type="dxa"/>
            </w:tcMar>
            <w:vAlign w:val="center"/>
            <w:hideMark/>
          </w:tcPr>
          <w:p w14:paraId="6180C1D9" w14:textId="3EF24D6C"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0</w:t>
            </w:r>
          </w:p>
        </w:tc>
        <w:tc>
          <w:tcPr>
            <w:tcW w:w="2977" w:type="dxa"/>
            <w:tcMar>
              <w:top w:w="60" w:type="dxa"/>
              <w:left w:w="120" w:type="dxa"/>
              <w:bottom w:w="60" w:type="dxa"/>
              <w:right w:w="105" w:type="dxa"/>
            </w:tcMar>
            <w:vAlign w:val="center"/>
            <w:hideMark/>
          </w:tcPr>
          <w:p w14:paraId="23997EF8"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b/>
                <w:bCs/>
                <w:color w:val="000000" w:themeColor="text1"/>
              </w:rPr>
              <w:t>Initial_Value</w:t>
            </w:r>
            <w:proofErr w:type="spellEnd"/>
          </w:p>
        </w:tc>
        <w:tc>
          <w:tcPr>
            <w:tcW w:w="1663" w:type="dxa"/>
            <w:tcMar>
              <w:top w:w="60" w:type="dxa"/>
              <w:left w:w="120" w:type="dxa"/>
              <w:bottom w:w="60" w:type="dxa"/>
              <w:right w:w="105" w:type="dxa"/>
            </w:tcMar>
            <w:vAlign w:val="center"/>
            <w:hideMark/>
          </w:tcPr>
          <w:p w14:paraId="52A8C177" w14:textId="06B01D14"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1</w:t>
            </w:r>
          </w:p>
        </w:tc>
        <w:tc>
          <w:tcPr>
            <w:tcW w:w="3865" w:type="dxa"/>
            <w:tcMar>
              <w:top w:w="60" w:type="dxa"/>
              <w:left w:w="120" w:type="dxa"/>
              <w:bottom w:w="60" w:type="dxa"/>
              <w:right w:w="90" w:type="dxa"/>
            </w:tcMar>
            <w:vAlign w:val="center"/>
            <w:hideMark/>
          </w:tcPr>
          <w:p w14:paraId="2F12D61C" w14:textId="77777777" w:rsidR="008E3D40" w:rsidRPr="00B20007" w:rsidRDefault="008E3D40" w:rsidP="00841C39">
            <w:pPr>
              <w:pStyle w:val="af4"/>
              <w:spacing w:before="0" w:beforeAutospacing="0" w:after="0" w:afterAutospacing="0"/>
              <w:ind w:firstLineChars="0" w:firstLine="0"/>
              <w:rPr>
                <w:color w:val="000000" w:themeColor="text1"/>
              </w:rPr>
            </w:pPr>
            <w:proofErr w:type="spellStart"/>
            <w:r w:rsidRPr="00B20007">
              <w:rPr>
                <w:b/>
                <w:bCs/>
                <w:color w:val="000000" w:themeColor="text1"/>
              </w:rPr>
              <w:t>Not_failure</w:t>
            </w:r>
            <w:proofErr w:type="spellEnd"/>
          </w:p>
        </w:tc>
      </w:tr>
      <w:tr w:rsidR="00BD6618" w:rsidRPr="00B20007" w14:paraId="7075A08E" w14:textId="77777777" w:rsidTr="00462FAE">
        <w:tc>
          <w:tcPr>
            <w:tcW w:w="1686" w:type="dxa"/>
            <w:tcMar>
              <w:top w:w="60" w:type="dxa"/>
              <w:left w:w="90" w:type="dxa"/>
              <w:bottom w:w="60" w:type="dxa"/>
              <w:right w:w="105" w:type="dxa"/>
            </w:tcMar>
            <w:vAlign w:val="center"/>
            <w:hideMark/>
          </w:tcPr>
          <w:p w14:paraId="00897E5C" w14:textId="2B9449BC" w:rsidR="008E3D40" w:rsidRPr="00B20007" w:rsidRDefault="007406F6" w:rsidP="00841C39">
            <w:pPr>
              <w:pStyle w:val="af4"/>
              <w:spacing w:before="0" w:beforeAutospacing="0" w:after="0" w:afterAutospacing="0"/>
              <w:ind w:firstLineChars="0" w:firstLine="0"/>
              <w:rPr>
                <w:color w:val="000000" w:themeColor="text1"/>
              </w:rPr>
            </w:pPr>
            <w:r w:rsidRPr="00B20007">
              <w:rPr>
                <w:b/>
                <w:bCs/>
                <w:color w:val="000000" w:themeColor="text1"/>
              </w:rPr>
              <w:t>0x</w:t>
            </w:r>
            <w:r w:rsidR="008E3D40" w:rsidRPr="00B20007">
              <w:rPr>
                <w:b/>
                <w:bCs/>
                <w:color w:val="000000" w:themeColor="text1"/>
              </w:rPr>
              <w:t>2</w:t>
            </w:r>
          </w:p>
        </w:tc>
        <w:tc>
          <w:tcPr>
            <w:tcW w:w="2977" w:type="dxa"/>
            <w:tcMar>
              <w:top w:w="60" w:type="dxa"/>
              <w:left w:w="120" w:type="dxa"/>
              <w:bottom w:w="60" w:type="dxa"/>
              <w:right w:w="105" w:type="dxa"/>
            </w:tcMar>
            <w:vAlign w:val="center"/>
            <w:hideMark/>
          </w:tcPr>
          <w:p w14:paraId="35C14320" w14:textId="77777777" w:rsidR="008E3D40" w:rsidRPr="00B20007" w:rsidRDefault="008E3D40" w:rsidP="00841C39">
            <w:pPr>
              <w:pStyle w:val="af4"/>
              <w:spacing w:before="0" w:beforeAutospacing="0" w:after="0" w:afterAutospacing="0"/>
              <w:ind w:firstLineChars="0" w:firstLine="0"/>
              <w:rPr>
                <w:color w:val="000000" w:themeColor="text1"/>
              </w:rPr>
            </w:pPr>
            <w:r w:rsidRPr="00B20007">
              <w:rPr>
                <w:b/>
                <w:bCs/>
                <w:color w:val="000000" w:themeColor="text1"/>
              </w:rPr>
              <w:t>Failure</w:t>
            </w:r>
          </w:p>
        </w:tc>
        <w:tc>
          <w:tcPr>
            <w:tcW w:w="1663" w:type="dxa"/>
            <w:tcMar>
              <w:top w:w="60" w:type="dxa"/>
              <w:left w:w="120" w:type="dxa"/>
              <w:bottom w:w="60" w:type="dxa"/>
              <w:right w:w="105" w:type="dxa"/>
            </w:tcMar>
            <w:vAlign w:val="center"/>
            <w:hideMark/>
          </w:tcPr>
          <w:p w14:paraId="5238EE56" w14:textId="77777777" w:rsidR="008E3D40" w:rsidRPr="00B20007" w:rsidRDefault="008E3D40" w:rsidP="00841C39">
            <w:pPr>
              <w:ind w:firstLine="480"/>
              <w:rPr>
                <w:rFonts w:cs="Times New Roman"/>
                <w:color w:val="000000" w:themeColor="text1"/>
              </w:rPr>
            </w:pPr>
          </w:p>
        </w:tc>
        <w:tc>
          <w:tcPr>
            <w:tcW w:w="3865" w:type="dxa"/>
            <w:tcMar>
              <w:top w:w="60" w:type="dxa"/>
              <w:left w:w="120" w:type="dxa"/>
              <w:bottom w:w="60" w:type="dxa"/>
              <w:right w:w="90" w:type="dxa"/>
            </w:tcMar>
            <w:vAlign w:val="center"/>
            <w:hideMark/>
          </w:tcPr>
          <w:p w14:paraId="6D1C4450" w14:textId="77777777" w:rsidR="008E3D40" w:rsidRPr="00B20007" w:rsidRDefault="008E3D40" w:rsidP="00841C39">
            <w:pPr>
              <w:ind w:firstLine="400"/>
              <w:rPr>
                <w:rFonts w:eastAsia="Times New Roman" w:cs="Times New Roman"/>
                <w:color w:val="000000" w:themeColor="text1"/>
                <w:sz w:val="20"/>
                <w:szCs w:val="20"/>
              </w:rPr>
            </w:pPr>
          </w:p>
        </w:tc>
      </w:tr>
    </w:tbl>
    <w:p>
      <w:pPr>
        <w:pStyle w:val="3"/>
        <w:spacing w:before="0" w:after="0" w:line="312" w:lineRule="auto"/>
        <w:ind w:firstLineChars="0" w:firstLine="0"/>
        <w:rPr>
          <w:rFonts w:cs="Times New Roman"/>
          <w:color w:val="000000" w:themeColor="text1"/>
          <w:sz w:val="21"/>
          <w:szCs w:val="21"/>
        </w:rPr>
      </w:pPr>
      <w:ins w:id="149" w:author="Cursor技术评审" w:date="2026-09-14T10:53:04+00:00">
        <w:r>
          <w:rPr>
            <w:b/>
          </w:rPr>
          <w:t>5.1 故障响应与功能仲裁要求</w:t>
        </w:r>
      </w:ins>
    </w:p>
    <w:p>
      <w:pPr>
        <w:ind w:firstLine="480"/>
        <w:rPr>
          <w:rFonts w:cs="Times New Roman"/>
          <w:noProof/>
          <w:color w:val="000000" w:themeColor="text1"/>
        </w:rPr>
      </w:pPr>
      <w:ins w:id="150" w:author="Cursor技术评审" w:date="2026-09-14T10:53:04+00:00">
        <w:r>
          <w:t>【待安全及诊断负责人补充】故障响应矩阵至少覆盖轮速/车速/横摆/转角信号无效，主从通信超时或E2E错误，单侧执行器卡滞、过流、位置异常，估算扭矩偏差，离合器过热，低电压，PTU拒绝断开/接合及左右状态不一致。矩阵必须给出检测时间、FTTI、安全状态、扭矩斜率、HMI、DTC、锁存和恢复条件。</w:t>
        </w:r>
      </w:ins>
    </w:p>
    <w:p>
      <w:pPr>
        <w:ind w:firstLine="480"/>
        <w:rPr>
          <w:rFonts w:cs="Times New Roman"/>
          <w:noProof/>
          <w:color w:val="000000" w:themeColor="text1"/>
        </w:rPr>
      </w:pPr>
      <w:ins w:id="151" w:author="Cursor技术评审" w:date="2026-09-14T10:53:04+00:00">
        <w:r>
          <w:t>控制优先级规定为：功能安全及硬件保护＞ABS/ESP稳定控制＞过度转向/侧偏稳定约束＞驱动滑移限制＞驾驶员纵向扭矩需求＞操稳特性优化。ABS工作或ESP发出稳定控制接管时，VTC不得输出与其冲突的附加横摆力矩。</w:t>
        </w:r>
      </w:ins>
    </w:p>
    <w:p>
      <w:pPr>
        <w:ind w:firstLine="480"/>
        <w:rPr>
          <w:rFonts w:cs="Times New Roman"/>
          <w:noProof/>
          <w:color w:val="000000" w:themeColor="text1"/>
        </w:rPr>
      </w:pPr>
      <w:ins w:id="152" w:author="Cursor技术评审" w:date="2026-09-14T10:53:04+00:00">
        <w:r>
          <w:t>网络安全要求：诊断会话、例程控制、标定写入、软件下载及影响扭矩请求的通信接口应依据ISO/SAE 21434和项目网络安全概念实施授权、完整性、重放防护、事件记录和安全恢复。具体安全机制及责任方为【待网络安全负责人补充】。</w:t>
        </w:r>
      </w:ins>
    </w:p>
    <w:p>
      <w:pPr>
        <w:pStyle w:val="3"/>
        <w:spacing w:before="0" w:after="0" w:line="312" w:lineRule="auto"/>
        <w:ind w:firstLineChars="0" w:firstLine="0"/>
        <w:rPr>
          <w:rFonts w:cs="Times New Roman"/>
          <w:color w:val="000000" w:themeColor="text1"/>
          <w:sz w:val="21"/>
          <w:szCs w:val="21"/>
        </w:rPr>
      </w:pPr>
      <w:ins w:id="153" w:author="Cursor技术评审" w:date="2026-09-14T10:53:04+00:00">
        <w:r>
          <w:rPr>
            <w:b/>
          </w:rPr>
          <w:t>5.2 验证准则</w:t>
        </w:r>
      </w:ins>
    </w:p>
    <w:p>
      <w:pPr>
        <w:ind w:firstLine="480"/>
        <w:rPr>
          <w:rFonts w:cs="Times New Roman"/>
          <w:noProof/>
          <w:color w:val="000000" w:themeColor="text1"/>
        </w:rPr>
      </w:pPr>
      <w:ins w:id="154" w:author="Cursor技术评审" w:date="2026-09-14T10:53:04+00:00">
        <w:r>
          <w:t>【待验证负责人补充】建立需求—模型—软件—台架—整车双向追溯。至少完成MIL/SIL/HIL、故障注入、双控制器时延/丢帧/E2E错误、单侧卡滞、分离路面起步、稳态圆周、阶跃转向、正弦扫频、紧急避让、低附着、高低温、热衰退及2H断开/重新接合试验，并为每项试验规定通过指标和数据记录要求。</w:t>
        </w:r>
      </w:ins>
    </w:p>
    <w:p w14:paraId="1DE30CA8" w14:textId="29095E71" w:rsidR="003907B8" w:rsidRPr="00B20007" w:rsidRDefault="00730B39" w:rsidP="00307B4F">
      <w:pPr>
        <w:pStyle w:val="13"/>
        <w:spacing w:after="0" w:afterAutospacing="0" w:line="312" w:lineRule="auto"/>
        <w:ind w:firstLineChars="0"/>
        <w:rPr>
          <w:rFonts w:cs="Times New Roman"/>
          <w:color w:val="000000" w:themeColor="text1"/>
          <w:lang w:eastAsia="zh-CN"/>
        </w:rPr>
      </w:pPr>
      <w:bookmarkStart w:id="16" w:name="_Toc237853549"/>
      <w:r w:rsidRPr="00B20007">
        <w:rPr>
          <w:rFonts w:cs="Times New Roman"/>
          <w:color w:val="000000" w:themeColor="text1"/>
          <w:lang w:eastAsia="zh-CN"/>
        </w:rPr>
        <w:t>6</w:t>
      </w:r>
      <w:r w:rsidR="00C551CE" w:rsidRPr="00B20007">
        <w:rPr>
          <w:rFonts w:cs="Times New Roman"/>
          <w:color w:val="000000" w:themeColor="text1"/>
          <w:lang w:eastAsia="zh-CN"/>
        </w:rPr>
        <w:t xml:space="preserve">. </w:t>
      </w:r>
      <w:r w:rsidR="00C551CE" w:rsidRPr="00B20007">
        <w:rPr>
          <w:rFonts w:cs="Times New Roman"/>
          <w:color w:val="000000" w:themeColor="text1"/>
          <w:lang w:eastAsia="zh-CN"/>
        </w:rPr>
        <w:t>记录</w:t>
      </w:r>
      <w:r w:rsidR="00414438" w:rsidRPr="00B20007">
        <w:rPr>
          <w:rFonts w:cs="Times New Roman"/>
          <w:color w:val="000000" w:themeColor="text1"/>
          <w:lang w:eastAsia="zh-CN"/>
        </w:rPr>
        <w:t>文档</w:t>
      </w:r>
      <w:bookmarkEnd w:id="16"/>
      <w:r w:rsidR="00C551CE" w:rsidRPr="00B20007">
        <w:rPr>
          <w:rFonts w:cs="Times New Roman"/>
          <w:color w:val="000000" w:themeColor="text1"/>
          <w:lang w:eastAsia="zh-CN"/>
        </w:rPr>
        <w:t xml:space="preserve"> </w:t>
      </w:r>
      <w:r w:rsidR="003907B8" w:rsidRPr="00B20007">
        <w:rPr>
          <w:rFonts w:cs="Times New Roman"/>
          <w:color w:val="000000" w:themeColor="text1"/>
          <w:lang w:eastAsia="zh-C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4"/>
        <w:gridCol w:w="8572"/>
      </w:tblGrid>
      <w:tr w:rsidR="00BD6618" w:rsidRPr="00B20007" w14:paraId="321AAAA7" w14:textId="77777777" w:rsidTr="007C2282">
        <w:trPr>
          <w:trHeight w:val="445"/>
          <w:jc w:val="center"/>
        </w:trPr>
        <w:tc>
          <w:tcPr>
            <w:tcW w:w="1204" w:type="dxa"/>
          </w:tcPr>
          <w:p w14:paraId="2A6947AC" w14:textId="77777777" w:rsidR="003907B8" w:rsidRPr="00B20007" w:rsidRDefault="003907B8" w:rsidP="0096202C">
            <w:pPr>
              <w:pStyle w:val="HR0"/>
              <w:spacing w:line="360" w:lineRule="auto"/>
              <w:ind w:firstLineChars="0" w:firstLine="0"/>
              <w:jc w:val="center"/>
              <w:rPr>
                <w:b/>
                <w:color w:val="000000" w:themeColor="text1"/>
                <w:sz w:val="21"/>
                <w:szCs w:val="21"/>
              </w:rPr>
            </w:pPr>
            <w:r w:rsidRPr="00B20007">
              <w:rPr>
                <w:b/>
                <w:color w:val="000000" w:themeColor="text1"/>
                <w:sz w:val="21"/>
                <w:szCs w:val="21"/>
              </w:rPr>
              <w:t>序号</w:t>
            </w:r>
          </w:p>
        </w:tc>
        <w:tc>
          <w:tcPr>
            <w:tcW w:w="8572" w:type="dxa"/>
          </w:tcPr>
          <w:p w14:paraId="23EF65A2" w14:textId="77777777" w:rsidR="003907B8" w:rsidRPr="00B20007" w:rsidRDefault="003907B8" w:rsidP="0096202C">
            <w:pPr>
              <w:pStyle w:val="HR0"/>
              <w:spacing w:line="360" w:lineRule="auto"/>
              <w:ind w:firstLineChars="0" w:firstLine="0"/>
              <w:jc w:val="center"/>
              <w:rPr>
                <w:b/>
                <w:color w:val="000000" w:themeColor="text1"/>
                <w:sz w:val="21"/>
                <w:szCs w:val="21"/>
              </w:rPr>
            </w:pPr>
            <w:r w:rsidRPr="00B20007">
              <w:rPr>
                <w:b/>
                <w:color w:val="000000" w:themeColor="text1"/>
                <w:sz w:val="21"/>
                <w:szCs w:val="21"/>
              </w:rPr>
              <w:t>参考文档</w:t>
            </w:r>
          </w:p>
        </w:tc>
      </w:tr>
      <w:tr w:rsidR="00BD6618" w:rsidRPr="00B20007" w14:paraId="2F19626B" w14:textId="77777777" w:rsidTr="007C2282">
        <w:trPr>
          <w:trHeight w:val="342"/>
          <w:jc w:val="center"/>
        </w:trPr>
        <w:tc>
          <w:tcPr>
            <w:tcW w:w="1204" w:type="dxa"/>
            <w:vAlign w:val="center"/>
          </w:tcPr>
          <w:p w14:paraId="4411A85A" w14:textId="77777777" w:rsidR="003907B8" w:rsidRPr="00B20007" w:rsidRDefault="003907B8" w:rsidP="0096202C">
            <w:pPr>
              <w:pStyle w:val="HR9"/>
              <w:spacing w:line="360" w:lineRule="auto"/>
              <w:jc w:val="center"/>
              <w:rPr>
                <w:bCs/>
                <w:color w:val="000000" w:themeColor="text1"/>
                <w:szCs w:val="21"/>
              </w:rPr>
            </w:pPr>
            <w:r w:rsidRPr="00B20007">
              <w:rPr>
                <w:bCs/>
                <w:color w:val="000000" w:themeColor="text1"/>
                <w:szCs w:val="21"/>
              </w:rPr>
              <w:t>1</w:t>
            </w:r>
          </w:p>
        </w:tc>
        <w:tc>
          <w:tcPr>
            <w:tcW w:w="8572" w:type="dxa"/>
            <w:vAlign w:val="center"/>
          </w:tcPr>
          <w:p w14:paraId="74745CCF" w14:textId="4A79B39F" w:rsidR="003907B8" w:rsidRPr="00B20007" w:rsidRDefault="006F7BC3" w:rsidP="0096202C">
            <w:pPr>
              <w:pStyle w:val="HR9"/>
              <w:spacing w:line="360" w:lineRule="auto"/>
              <w:rPr>
                <w:bCs/>
                <w:color w:val="000000" w:themeColor="text1"/>
                <w:szCs w:val="21"/>
              </w:rPr>
            </w:pPr>
            <w:r w:rsidRPr="00B20007">
              <w:rPr>
                <w:bCs/>
                <w:color w:val="000000" w:themeColor="text1"/>
                <w:szCs w:val="21"/>
              </w:rPr>
              <w:t>软件变更管理台账</w:t>
            </w:r>
          </w:p>
        </w:tc>
      </w:tr>
      <w:tr w:rsidR="00BD6618" w:rsidRPr="00B20007" w14:paraId="48D1AC19" w14:textId="77777777" w:rsidTr="007C2282">
        <w:trPr>
          <w:trHeight w:val="359"/>
          <w:jc w:val="center"/>
        </w:trPr>
        <w:tc>
          <w:tcPr>
            <w:tcW w:w="1204" w:type="dxa"/>
            <w:vAlign w:val="center"/>
          </w:tcPr>
          <w:p w14:paraId="7BE16807" w14:textId="77777777" w:rsidR="003907B8" w:rsidRPr="00B20007" w:rsidRDefault="003907B8" w:rsidP="0096202C">
            <w:pPr>
              <w:pStyle w:val="HR9"/>
              <w:spacing w:line="360" w:lineRule="auto"/>
              <w:jc w:val="center"/>
              <w:rPr>
                <w:color w:val="000000" w:themeColor="text1"/>
                <w:szCs w:val="21"/>
              </w:rPr>
            </w:pPr>
            <w:r w:rsidRPr="00B20007">
              <w:rPr>
                <w:color w:val="000000" w:themeColor="text1"/>
                <w:szCs w:val="21"/>
              </w:rPr>
              <w:t>2</w:t>
            </w:r>
          </w:p>
        </w:tc>
        <w:tc>
          <w:tcPr>
            <w:tcW w:w="8572" w:type="dxa"/>
            <w:vAlign w:val="center"/>
          </w:tcPr>
          <w:p w14:paraId="1160C77C" w14:textId="22ABAABE" w:rsidR="003907B8" w:rsidRPr="00B20007" w:rsidRDefault="006F7BC3" w:rsidP="0096202C">
            <w:pPr>
              <w:pStyle w:val="HR9"/>
              <w:spacing w:line="360" w:lineRule="auto"/>
              <w:rPr>
                <w:bCs/>
                <w:color w:val="000000" w:themeColor="text1"/>
                <w:szCs w:val="21"/>
              </w:rPr>
            </w:pPr>
            <w:r w:rsidRPr="00B20007">
              <w:rPr>
                <w:bCs/>
                <w:color w:val="000000" w:themeColor="text1"/>
                <w:szCs w:val="21"/>
              </w:rPr>
              <w:t>产品设计变更实施计划</w:t>
            </w:r>
          </w:p>
        </w:tc>
      </w:tr>
      <w:tr w:rsidR="00BD6618" w:rsidRPr="00B20007" w14:paraId="16BE8FBA" w14:textId="77777777" w:rsidTr="007C2282">
        <w:trPr>
          <w:trHeight w:val="342"/>
          <w:jc w:val="center"/>
        </w:trPr>
        <w:tc>
          <w:tcPr>
            <w:tcW w:w="1204" w:type="dxa"/>
            <w:vAlign w:val="center"/>
          </w:tcPr>
          <w:p w14:paraId="2EC422EF" w14:textId="7A125654" w:rsidR="003907B8" w:rsidRPr="00B20007" w:rsidRDefault="006F7BC3" w:rsidP="0096202C">
            <w:pPr>
              <w:pStyle w:val="HR9"/>
              <w:spacing w:line="360" w:lineRule="auto"/>
              <w:jc w:val="center"/>
              <w:rPr>
                <w:color w:val="000000" w:themeColor="text1"/>
                <w:szCs w:val="21"/>
              </w:rPr>
            </w:pPr>
            <w:r w:rsidRPr="00B20007">
              <w:rPr>
                <w:color w:val="000000" w:themeColor="text1"/>
                <w:szCs w:val="21"/>
              </w:rPr>
              <w:t>3</w:t>
            </w:r>
          </w:p>
        </w:tc>
        <w:tc>
          <w:tcPr>
            <w:tcW w:w="8572" w:type="dxa"/>
            <w:vAlign w:val="center"/>
          </w:tcPr>
          <w:p w14:paraId="357CFB39" w14:textId="67B3DC2B" w:rsidR="003907B8" w:rsidRPr="00B20007" w:rsidRDefault="006F7BC3" w:rsidP="0096202C">
            <w:pPr>
              <w:pStyle w:val="HR9"/>
              <w:spacing w:line="360" w:lineRule="auto"/>
              <w:rPr>
                <w:bCs/>
                <w:color w:val="000000" w:themeColor="text1"/>
                <w:szCs w:val="21"/>
              </w:rPr>
            </w:pPr>
            <w:r w:rsidRPr="00B20007">
              <w:rPr>
                <w:color w:val="000000" w:themeColor="text1"/>
                <w:szCs w:val="21"/>
              </w:rPr>
              <w:t>设计变更评审</w:t>
            </w:r>
            <w:r w:rsidRPr="00B20007">
              <w:rPr>
                <w:color w:val="000000" w:themeColor="text1"/>
                <w:szCs w:val="21"/>
              </w:rPr>
              <w:t>&amp;</w:t>
            </w:r>
            <w:r w:rsidRPr="00B20007">
              <w:rPr>
                <w:color w:val="000000" w:themeColor="text1"/>
                <w:szCs w:val="21"/>
              </w:rPr>
              <w:t>通知单</w:t>
            </w:r>
          </w:p>
        </w:tc>
      </w:tr>
      <w:tr w:rsidR="00BD6618" w:rsidRPr="00B20007" w14:paraId="7454431B" w14:textId="77777777" w:rsidTr="007C2282">
        <w:trPr>
          <w:trHeight w:val="342"/>
          <w:jc w:val="center"/>
        </w:trPr>
        <w:tc>
          <w:tcPr>
            <w:tcW w:w="1204" w:type="dxa"/>
            <w:vAlign w:val="center"/>
          </w:tcPr>
          <w:p w14:paraId="00F55431" w14:textId="1EFBD62F" w:rsidR="006F7BC3" w:rsidRPr="00B20007" w:rsidRDefault="006F7BC3" w:rsidP="0096202C">
            <w:pPr>
              <w:pStyle w:val="HR9"/>
              <w:spacing w:line="360" w:lineRule="auto"/>
              <w:jc w:val="center"/>
              <w:rPr>
                <w:color w:val="000000" w:themeColor="text1"/>
                <w:szCs w:val="21"/>
              </w:rPr>
            </w:pPr>
            <w:r w:rsidRPr="00B20007">
              <w:rPr>
                <w:color w:val="000000" w:themeColor="text1"/>
                <w:szCs w:val="21"/>
              </w:rPr>
              <w:t>4</w:t>
            </w:r>
          </w:p>
        </w:tc>
        <w:tc>
          <w:tcPr>
            <w:tcW w:w="8572" w:type="dxa"/>
            <w:vAlign w:val="center"/>
          </w:tcPr>
          <w:p w14:paraId="5EAB7FD7" w14:textId="577AAE7E" w:rsidR="006F7BC3" w:rsidRPr="00B20007" w:rsidRDefault="00B25768" w:rsidP="0096202C">
            <w:pPr>
              <w:pStyle w:val="HR9"/>
              <w:spacing w:line="360" w:lineRule="auto"/>
              <w:rPr>
                <w:color w:val="000000" w:themeColor="text1"/>
                <w:szCs w:val="21"/>
              </w:rPr>
            </w:pPr>
            <w:r w:rsidRPr="00B20007">
              <w:rPr>
                <w:color w:val="000000" w:themeColor="text1"/>
                <w:szCs w:val="21"/>
              </w:rPr>
              <w:t>软件变更影响分析</w:t>
            </w:r>
            <w:r w:rsidR="004F42B3" w:rsidRPr="00B20007">
              <w:rPr>
                <w:color w:val="000000" w:themeColor="text1"/>
                <w:szCs w:val="21"/>
              </w:rPr>
              <w:t>清单</w:t>
            </w:r>
          </w:p>
        </w:tc>
      </w:tr>
    </w:tbl>
    <w:p w14:paraId="10A79912" w14:textId="2B2186D8" w:rsidR="004F2214" w:rsidRPr="00BD6618" w:rsidRDefault="004F2214" w:rsidP="00AA6F15">
      <w:pPr>
        <w:spacing w:line="312" w:lineRule="auto"/>
        <w:ind w:firstLine="480"/>
        <w:jc w:val="center"/>
        <w:rPr>
          <w:rFonts w:cs="Times New Roman"/>
          <w:color w:val="000000" w:themeColor="text1"/>
        </w:rPr>
      </w:pPr>
      <w:r w:rsidRPr="00B20007">
        <w:rPr>
          <w:rFonts w:cs="Times New Roman"/>
          <w:color w:val="000000" w:themeColor="text1"/>
        </w:rPr>
        <w:t xml:space="preserve">------------------------------ </w:t>
      </w:r>
      <w:r w:rsidRPr="00B20007">
        <w:rPr>
          <w:rFonts w:cs="Times New Roman"/>
          <w:color w:val="000000" w:themeColor="text1"/>
        </w:rPr>
        <w:t>完</w:t>
      </w:r>
      <w:r w:rsidRPr="00B20007">
        <w:rPr>
          <w:rFonts w:cs="Times New Roman"/>
          <w:color w:val="000000" w:themeColor="text1"/>
        </w:rPr>
        <w:t>------------------------------</w:t>
      </w:r>
    </w:p>
    <w:sectPr w:rsidR="004F2214" w:rsidRPr="00BD6618" w:rsidSect="00A8348C">
      <w:footerReference w:type="default" r:id="rId17"/>
      <w:pgSz w:w="11906" w:h="16838"/>
      <w:pgMar w:top="1440" w:right="849" w:bottom="1440" w:left="709" w:header="510" w:footer="96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605066" w14:textId="77777777" w:rsidR="00C838E1" w:rsidRDefault="00C838E1" w:rsidP="00DB1A0C">
      <w:pPr>
        <w:ind w:firstLine="480"/>
      </w:pPr>
      <w:r>
        <w:separator/>
      </w:r>
    </w:p>
  </w:endnote>
  <w:endnote w:type="continuationSeparator" w:id="0">
    <w:p w14:paraId="0AEF11BA" w14:textId="77777777" w:rsidR="00C838E1" w:rsidRDefault="00C838E1" w:rsidP="00DB1A0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行楷">
    <w:panose1 w:val="02010800040101010101"/>
    <w:charset w:val="86"/>
    <w:family w:val="auto"/>
    <w:pitch w:val="variable"/>
    <w:sig w:usb0="00000001" w:usb1="080F0000" w:usb2="00000010" w:usb3="00000000" w:csb0="00040000" w:csb1="00000000"/>
  </w:font>
  <w:font w:name="ABCDEE+宋体">
    <w:altName w:val="宋体"/>
    <w:panose1 w:val="00000000000000000000"/>
    <w:charset w:val="86"/>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4D211" w14:textId="77777777" w:rsidR="005F52E3" w:rsidRDefault="005F52E3">
    <w:pPr>
      <w:pStyle w:val="a5"/>
      <w:ind w:firstLine="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AC99BA" w14:textId="11878026" w:rsidR="005B42EE" w:rsidRDefault="005B42EE">
    <w:pPr>
      <w:pStyle w:val="a5"/>
      <w:ind w:firstLine="360"/>
      <w:jc w:val="center"/>
    </w:pPr>
  </w:p>
  <w:p w14:paraId="37CC3F13" w14:textId="59187E28" w:rsidR="0052455E" w:rsidRPr="002F783B" w:rsidRDefault="0052455E" w:rsidP="00254F2D">
    <w:pPr>
      <w:pBdr>
        <w:top w:val="thinThickSmallGap" w:sz="24" w:space="1" w:color="823B0B" w:themeColor="accent2" w:themeShade="7F"/>
      </w:pBdr>
      <w:tabs>
        <w:tab w:val="center" w:pos="4153"/>
        <w:tab w:val="right" w:pos="8306"/>
      </w:tabs>
      <w:wordWrap w:val="0"/>
      <w:snapToGrid w:val="0"/>
      <w:ind w:firstLine="560"/>
      <w:jc w:val="right"/>
      <w:rPr>
        <w:rFonts w:ascii="华文行楷" w:eastAsia="华文行楷" w:hAnsiTheme="majorHAnsi" w:cstheme="majorBidi"/>
        <w:i/>
        <w:sz w:val="28"/>
        <w:szCs w:val="28"/>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106659" w14:textId="77777777" w:rsidR="005F52E3" w:rsidRDefault="005F52E3">
    <w:pPr>
      <w:pStyle w:val="a5"/>
      <w:ind w:firstLine="360"/>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3047727"/>
      <w:docPartObj>
        <w:docPartGallery w:val="Page Numbers (Bottom of Page)"/>
        <w:docPartUnique/>
      </w:docPartObj>
    </w:sdtPr>
    <w:sdtEndPr/>
    <w:sdtContent>
      <w:sdt>
        <w:sdtPr>
          <w:id w:val="1728636285"/>
          <w:docPartObj>
            <w:docPartGallery w:val="Page Numbers (Top of Page)"/>
            <w:docPartUnique/>
          </w:docPartObj>
        </w:sdtPr>
        <w:sdtEndPr/>
        <w:sdtContent>
          <w:p w14:paraId="36B23914" w14:textId="06D51AB2" w:rsidR="00B41D69" w:rsidRDefault="00B41D69">
            <w:pPr>
              <w:pStyle w:val="a5"/>
              <w:ind w:firstLine="360"/>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5B6C0F">
              <w:rPr>
                <w:b/>
                <w:bCs/>
                <w:noProof/>
              </w:rPr>
              <w:t>22</w:t>
            </w:r>
            <w:r>
              <w:rPr>
                <w:b/>
                <w:bCs/>
                <w:sz w:val="24"/>
                <w:szCs w:val="24"/>
              </w:rPr>
              <w:fldChar w:fldCharType="end"/>
            </w:r>
            <w:r>
              <w:rPr>
                <w:lang w:val="zh-CN"/>
              </w:rPr>
              <w:t xml:space="preserve"> / </w:t>
            </w:r>
            <w:r w:rsidR="00942559" w:rsidRPr="0062005C">
              <w:rPr>
                <w:b/>
                <w:bCs/>
              </w:rPr>
              <w:t>25</w:t>
            </w:r>
          </w:p>
        </w:sdtContent>
      </w:sdt>
    </w:sdtContent>
  </w:sdt>
  <w:p w14:paraId="5B993778" w14:textId="77777777" w:rsidR="00B41D69" w:rsidRPr="002F783B" w:rsidRDefault="00B41D69" w:rsidP="00254F2D">
    <w:pPr>
      <w:pBdr>
        <w:top w:val="thinThickSmallGap" w:sz="24" w:space="1" w:color="823B0B" w:themeColor="accent2" w:themeShade="7F"/>
      </w:pBdr>
      <w:tabs>
        <w:tab w:val="center" w:pos="4153"/>
        <w:tab w:val="right" w:pos="8306"/>
      </w:tabs>
      <w:wordWrap w:val="0"/>
      <w:snapToGrid w:val="0"/>
      <w:ind w:firstLine="560"/>
      <w:jc w:val="right"/>
      <w:rPr>
        <w:rFonts w:ascii="华文行楷" w:eastAsia="华文行楷" w:hAnsiTheme="majorHAnsi" w:cstheme="majorBidi"/>
        <w:i/>
        <w:sz w:val="28"/>
        <w:szCs w:val="2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BC5067" w14:textId="77777777" w:rsidR="00C838E1" w:rsidRDefault="00C838E1" w:rsidP="00DB1A0C">
      <w:pPr>
        <w:ind w:firstLine="480"/>
      </w:pPr>
      <w:r>
        <w:separator/>
      </w:r>
    </w:p>
  </w:footnote>
  <w:footnote w:type="continuationSeparator" w:id="0">
    <w:p w14:paraId="0D5D1C4C" w14:textId="77777777" w:rsidR="00C838E1" w:rsidRDefault="00C838E1" w:rsidP="00DB1A0C">
      <w:pPr>
        <w:ind w:firstLine="48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A43248" w14:textId="77777777" w:rsidR="005F52E3" w:rsidRDefault="005F52E3">
    <w:pPr>
      <w:pStyle w:val="a3"/>
      <w:ind w:firstLine="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54151" w14:textId="5FAE2968" w:rsidR="0052455E" w:rsidRPr="00DB1A0C" w:rsidRDefault="00057CF0" w:rsidP="00057CF0">
    <w:pPr>
      <w:ind w:firstLine="480"/>
      <w:jc w:val="left"/>
    </w:pPr>
    <w:r>
      <w:rPr>
        <w:noProof/>
      </w:rPr>
      <w:drawing>
        <wp:inline distT="0" distB="0" distL="0" distR="0" wp14:anchorId="3F63D468" wp14:editId="73D87DBC">
          <wp:extent cx="1440000" cy="324000"/>
          <wp:effectExtent l="0" t="0" r="8255"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40000" cy="324000"/>
                  </a:xfrm>
                  <a:prstGeom prst="rect">
                    <a:avLst/>
                  </a:prstGeom>
                </pic:spPr>
              </pic:pic>
            </a:graphicData>
          </a:graphic>
        </wp:inline>
      </w:drawing>
    </w:r>
    <w:r w:rsidR="0052455E">
      <w:rPr>
        <w:rFonts w:hint="eastAsia"/>
      </w:rPr>
      <w:t xml:space="preserve">     </w:t>
    </w:r>
    <w:r w:rsidR="0052455E" w:rsidRPr="00DB1A0C">
      <w:rPr>
        <w:rFonts w:hint="eastAsia"/>
      </w:rPr>
      <w:t xml:space="preserve"> </w:t>
    </w:r>
    <w:r>
      <w:t xml:space="preserve">            </w:t>
    </w:r>
    <w:r w:rsidR="0052455E" w:rsidRPr="002536CA">
      <w:rPr>
        <w:sz w:val="20"/>
        <w:szCs w:val="20"/>
      </w:rPr>
      <w:t xml:space="preserve"> </w:t>
    </w:r>
    <w:r w:rsidR="004E031C">
      <w:rPr>
        <w:sz w:val="20"/>
        <w:szCs w:val="20"/>
      </w:rPr>
      <w:t xml:space="preserve">                 </w:t>
    </w:r>
    <w:r w:rsidR="00521771">
      <w:rPr>
        <w:sz w:val="20"/>
        <w:szCs w:val="20"/>
      </w:rPr>
      <w:t xml:space="preserve">                      </w:t>
    </w:r>
    <w:r w:rsidR="00521771">
      <w:rPr>
        <w:rFonts w:hint="eastAsia"/>
        <w:sz w:val="20"/>
        <w:szCs w:val="20"/>
      </w:rPr>
      <w:t>密级【秘密】</w:t>
    </w:r>
  </w:p>
  <w:p w14:paraId="1D07A0B6" w14:textId="7ABDA10E" w:rsidR="0052455E" w:rsidRPr="002536CA" w:rsidRDefault="004E643D" w:rsidP="00B97F67">
    <w:pPr>
      <w:pStyle w:val="a3"/>
      <w:tabs>
        <w:tab w:val="left" w:pos="4418"/>
        <w:tab w:val="right" w:pos="10348"/>
      </w:tabs>
      <w:wordWrap w:val="0"/>
      <w:ind w:firstLine="400"/>
      <w:jc w:val="right"/>
      <w:rPr>
        <w:sz w:val="20"/>
        <w:szCs w:val="20"/>
      </w:rPr>
    </w:pPr>
    <w:r>
      <w:rPr>
        <w:rFonts w:asciiTheme="minorEastAsia" w:hAnsiTheme="minorEastAsia"/>
        <w:sz w:val="20"/>
        <w:szCs w:val="20"/>
      </w:rPr>
      <w:tab/>
    </w:r>
    <w:r>
      <w:rPr>
        <w:rFonts w:asciiTheme="minorEastAsia" w:hAnsiTheme="minorEastAsia"/>
        <w:sz w:val="20"/>
        <w:szCs w:val="20"/>
      </w:rPr>
      <w:tab/>
    </w:r>
    <w:r>
      <w:rPr>
        <w:rFonts w:asciiTheme="minorEastAsia" w:hAnsiTheme="minorEastAsia"/>
        <w:sz w:val="20"/>
        <w:szCs w:val="20"/>
      </w:rPr>
      <w:tab/>
    </w:r>
    <w:r w:rsidR="00B97F67">
      <w:rPr>
        <w:rFonts w:asciiTheme="minorEastAsia" w:hAnsiTheme="minorEastAsia"/>
        <w:sz w:val="20"/>
        <w:szCs w:val="20"/>
      </w:rPr>
      <w:t xml:space="preserve">   </w:t>
    </w:r>
    <w:r w:rsidR="0052455E" w:rsidRPr="002536CA">
      <w:rPr>
        <w:rFonts w:asciiTheme="minorEastAsia" w:hAnsiTheme="minorEastAsia" w:hint="eastAsia"/>
        <w:sz w:val="20"/>
        <w:szCs w:val="20"/>
      </w:rPr>
      <w:t>版本/修订状态：A</w:t>
    </w:r>
    <w:r w:rsidR="0052455E" w:rsidRPr="002536CA">
      <w:rPr>
        <w:rFonts w:asciiTheme="minorEastAsia" w:hAnsiTheme="minorEastAsia"/>
        <w:sz w:val="20"/>
        <w:szCs w:val="20"/>
      </w:rPr>
      <w:t>0</w:t>
    </w:r>
    <w:r w:rsidR="0052455E" w:rsidRPr="002536CA">
      <w:rPr>
        <w:rFonts w:asciiTheme="minorEastAsia" w:hAnsiTheme="minorEastAsia" w:hint="eastAsia"/>
        <w:sz w:val="20"/>
        <w:szCs w:val="20"/>
      </w:rPr>
      <w:t>/0</w:t>
    </w:r>
    <w:r w:rsidR="00E52111">
      <w:rPr>
        <w:rFonts w:asciiTheme="minorEastAsia" w:hAnsiTheme="minorEastAsia"/>
        <w:sz w:val="20"/>
        <w:szCs w:val="20"/>
      </w:rPr>
      <w:t>1</w:t>
    </w:r>
    <w:r w:rsidR="0052455E" w:rsidRPr="002536CA">
      <w:rPr>
        <w:rFonts w:asciiTheme="minorEastAsia" w:hAnsiTheme="minorEastAsia"/>
        <w:sz w:val="20"/>
        <w:szCs w:val="20"/>
      </w:rP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4B85D24" w14:textId="77777777" w:rsidR="005F52E3" w:rsidRDefault="005F52E3">
    <w:pPr>
      <w:pStyle w:val="a3"/>
      <w:ind w:firstLine="36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20248"/>
    <w:multiLevelType w:val="hybridMultilevel"/>
    <w:tmpl w:val="DA768682"/>
    <w:lvl w:ilvl="0" w:tplc="A7448DD0">
      <w:start w:val="1"/>
      <w:numFmt w:val="lowerLetter"/>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1" w15:restartNumberingAfterBreak="0">
    <w:nsid w:val="0B5026E1"/>
    <w:multiLevelType w:val="hybridMultilevel"/>
    <w:tmpl w:val="040CA3AA"/>
    <w:lvl w:ilvl="0" w:tplc="875085B6">
      <w:start w:val="1"/>
      <w:numFmt w:val="decimal"/>
      <w:lvlText w:val="1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0E717F"/>
    <w:multiLevelType w:val="hybridMultilevel"/>
    <w:tmpl w:val="211C718E"/>
    <w:lvl w:ilvl="0" w:tplc="78C221E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0D30EE6"/>
    <w:multiLevelType w:val="multilevel"/>
    <w:tmpl w:val="10D30EE6"/>
    <w:lvl w:ilvl="0">
      <w:start w:val="1"/>
      <w:numFmt w:val="decimal"/>
      <w:lvlText w:val="%1."/>
      <w:lvlJc w:val="left"/>
      <w:pPr>
        <w:tabs>
          <w:tab w:val="num" w:pos="840"/>
        </w:tabs>
        <w:ind w:left="840" w:hanging="420"/>
      </w:pPr>
    </w:lvl>
    <w:lvl w:ilvl="1">
      <w:start w:val="1"/>
      <w:numFmt w:val="lowerLetter"/>
      <w:lvlText w:val="%2)"/>
      <w:lvlJc w:val="left"/>
      <w:pPr>
        <w:tabs>
          <w:tab w:val="num" w:pos="1260"/>
        </w:tabs>
        <w:ind w:left="1260" w:hanging="420"/>
      </w:pPr>
    </w:lvl>
    <w:lvl w:ilvl="2">
      <w:start w:val="1"/>
      <w:numFmt w:val="lowerRoman"/>
      <w:lvlText w:val="%3."/>
      <w:lvlJc w:val="right"/>
      <w:pPr>
        <w:tabs>
          <w:tab w:val="num" w:pos="1680"/>
        </w:tabs>
        <w:ind w:left="1680" w:hanging="420"/>
      </w:pPr>
    </w:lvl>
    <w:lvl w:ilvl="3">
      <w:start w:val="1"/>
      <w:numFmt w:val="decimal"/>
      <w:lvlText w:val="%4."/>
      <w:lvlJc w:val="left"/>
      <w:pPr>
        <w:tabs>
          <w:tab w:val="num" w:pos="2100"/>
        </w:tabs>
        <w:ind w:left="2100" w:hanging="420"/>
      </w:pPr>
    </w:lvl>
    <w:lvl w:ilvl="4">
      <w:start w:val="1"/>
      <w:numFmt w:val="lowerLetter"/>
      <w:lvlText w:val="%5)"/>
      <w:lvlJc w:val="left"/>
      <w:pPr>
        <w:tabs>
          <w:tab w:val="num" w:pos="2520"/>
        </w:tabs>
        <w:ind w:left="2520" w:hanging="420"/>
      </w:pPr>
    </w:lvl>
    <w:lvl w:ilvl="5">
      <w:start w:val="1"/>
      <w:numFmt w:val="lowerRoman"/>
      <w:lvlText w:val="%6."/>
      <w:lvlJc w:val="right"/>
      <w:pPr>
        <w:tabs>
          <w:tab w:val="num" w:pos="2940"/>
        </w:tabs>
        <w:ind w:left="2940" w:hanging="420"/>
      </w:pPr>
    </w:lvl>
    <w:lvl w:ilvl="6">
      <w:start w:val="1"/>
      <w:numFmt w:val="decimal"/>
      <w:lvlText w:val="%7."/>
      <w:lvlJc w:val="left"/>
      <w:pPr>
        <w:tabs>
          <w:tab w:val="num" w:pos="3360"/>
        </w:tabs>
        <w:ind w:left="3360" w:hanging="420"/>
      </w:pPr>
    </w:lvl>
    <w:lvl w:ilvl="7">
      <w:start w:val="1"/>
      <w:numFmt w:val="lowerLetter"/>
      <w:lvlText w:val="%8)"/>
      <w:lvlJc w:val="left"/>
      <w:pPr>
        <w:tabs>
          <w:tab w:val="num" w:pos="3780"/>
        </w:tabs>
        <w:ind w:left="3780" w:hanging="420"/>
      </w:pPr>
    </w:lvl>
    <w:lvl w:ilvl="8">
      <w:start w:val="1"/>
      <w:numFmt w:val="lowerRoman"/>
      <w:lvlText w:val="%9."/>
      <w:lvlJc w:val="right"/>
      <w:pPr>
        <w:tabs>
          <w:tab w:val="num" w:pos="4200"/>
        </w:tabs>
        <w:ind w:left="4200" w:hanging="420"/>
      </w:pPr>
    </w:lvl>
  </w:abstractNum>
  <w:abstractNum w:abstractNumId="4" w15:restartNumberingAfterBreak="0">
    <w:nsid w:val="121A3507"/>
    <w:multiLevelType w:val="hybridMultilevel"/>
    <w:tmpl w:val="A0DCBEBA"/>
    <w:lvl w:ilvl="0" w:tplc="20E0827E">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126D0AF4"/>
    <w:multiLevelType w:val="hybridMultilevel"/>
    <w:tmpl w:val="237814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3015121"/>
    <w:multiLevelType w:val="hybridMultilevel"/>
    <w:tmpl w:val="70A6EDA2"/>
    <w:lvl w:ilvl="0" w:tplc="EB1C120C">
      <w:start w:val="1"/>
      <w:numFmt w:val="bullet"/>
      <w:lvlText w:val="•"/>
      <w:lvlJc w:val="left"/>
      <w:pPr>
        <w:tabs>
          <w:tab w:val="num" w:pos="720"/>
        </w:tabs>
        <w:ind w:left="720" w:hanging="360"/>
      </w:pPr>
      <w:rPr>
        <w:rFonts w:ascii="Arial" w:hAnsi="Arial" w:hint="default"/>
      </w:rPr>
    </w:lvl>
    <w:lvl w:ilvl="1" w:tplc="C2BAD408" w:tentative="1">
      <w:start w:val="1"/>
      <w:numFmt w:val="bullet"/>
      <w:lvlText w:val="•"/>
      <w:lvlJc w:val="left"/>
      <w:pPr>
        <w:tabs>
          <w:tab w:val="num" w:pos="1440"/>
        </w:tabs>
        <w:ind w:left="1440" w:hanging="360"/>
      </w:pPr>
      <w:rPr>
        <w:rFonts w:ascii="Arial" w:hAnsi="Arial" w:hint="default"/>
      </w:rPr>
    </w:lvl>
    <w:lvl w:ilvl="2" w:tplc="F7FAC058" w:tentative="1">
      <w:start w:val="1"/>
      <w:numFmt w:val="bullet"/>
      <w:lvlText w:val="•"/>
      <w:lvlJc w:val="left"/>
      <w:pPr>
        <w:tabs>
          <w:tab w:val="num" w:pos="2160"/>
        </w:tabs>
        <w:ind w:left="2160" w:hanging="360"/>
      </w:pPr>
      <w:rPr>
        <w:rFonts w:ascii="Arial" w:hAnsi="Arial" w:hint="default"/>
      </w:rPr>
    </w:lvl>
    <w:lvl w:ilvl="3" w:tplc="68BC8466" w:tentative="1">
      <w:start w:val="1"/>
      <w:numFmt w:val="bullet"/>
      <w:lvlText w:val="•"/>
      <w:lvlJc w:val="left"/>
      <w:pPr>
        <w:tabs>
          <w:tab w:val="num" w:pos="2880"/>
        </w:tabs>
        <w:ind w:left="2880" w:hanging="360"/>
      </w:pPr>
      <w:rPr>
        <w:rFonts w:ascii="Arial" w:hAnsi="Arial" w:hint="default"/>
      </w:rPr>
    </w:lvl>
    <w:lvl w:ilvl="4" w:tplc="A6909454" w:tentative="1">
      <w:start w:val="1"/>
      <w:numFmt w:val="bullet"/>
      <w:lvlText w:val="•"/>
      <w:lvlJc w:val="left"/>
      <w:pPr>
        <w:tabs>
          <w:tab w:val="num" w:pos="3600"/>
        </w:tabs>
        <w:ind w:left="3600" w:hanging="360"/>
      </w:pPr>
      <w:rPr>
        <w:rFonts w:ascii="Arial" w:hAnsi="Arial" w:hint="default"/>
      </w:rPr>
    </w:lvl>
    <w:lvl w:ilvl="5" w:tplc="05B2CE06" w:tentative="1">
      <w:start w:val="1"/>
      <w:numFmt w:val="bullet"/>
      <w:lvlText w:val="•"/>
      <w:lvlJc w:val="left"/>
      <w:pPr>
        <w:tabs>
          <w:tab w:val="num" w:pos="4320"/>
        </w:tabs>
        <w:ind w:left="4320" w:hanging="360"/>
      </w:pPr>
      <w:rPr>
        <w:rFonts w:ascii="Arial" w:hAnsi="Arial" w:hint="default"/>
      </w:rPr>
    </w:lvl>
    <w:lvl w:ilvl="6" w:tplc="7904F564" w:tentative="1">
      <w:start w:val="1"/>
      <w:numFmt w:val="bullet"/>
      <w:lvlText w:val="•"/>
      <w:lvlJc w:val="left"/>
      <w:pPr>
        <w:tabs>
          <w:tab w:val="num" w:pos="5040"/>
        </w:tabs>
        <w:ind w:left="5040" w:hanging="360"/>
      </w:pPr>
      <w:rPr>
        <w:rFonts w:ascii="Arial" w:hAnsi="Arial" w:hint="default"/>
      </w:rPr>
    </w:lvl>
    <w:lvl w:ilvl="7" w:tplc="9A24BBA2" w:tentative="1">
      <w:start w:val="1"/>
      <w:numFmt w:val="bullet"/>
      <w:lvlText w:val="•"/>
      <w:lvlJc w:val="left"/>
      <w:pPr>
        <w:tabs>
          <w:tab w:val="num" w:pos="5760"/>
        </w:tabs>
        <w:ind w:left="5760" w:hanging="360"/>
      </w:pPr>
      <w:rPr>
        <w:rFonts w:ascii="Arial" w:hAnsi="Arial" w:hint="default"/>
      </w:rPr>
    </w:lvl>
    <w:lvl w:ilvl="8" w:tplc="BB32F4BC"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C655F8"/>
    <w:multiLevelType w:val="multilevel"/>
    <w:tmpl w:val="16C655F8"/>
    <w:lvl w:ilvl="0">
      <w:start w:val="1"/>
      <w:numFmt w:val="decimal"/>
      <w:lvlText w:val="%1)"/>
      <w:lvlJc w:val="left"/>
      <w:pPr>
        <w:tabs>
          <w:tab w:val="num" w:pos="900"/>
        </w:tabs>
        <w:ind w:left="900" w:hanging="420"/>
      </w:pPr>
      <w:rPr>
        <w:rFonts w:ascii="宋体" w:hAnsi="宋体"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17B53B95"/>
    <w:multiLevelType w:val="hybridMultilevel"/>
    <w:tmpl w:val="DB8E5220"/>
    <w:lvl w:ilvl="0" w:tplc="50343A6E">
      <w:start w:val="1"/>
      <w:numFmt w:val="decimal"/>
      <w:lvlText w:val="4.%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98A798D"/>
    <w:multiLevelType w:val="multilevel"/>
    <w:tmpl w:val="198A798D"/>
    <w:styleLink w:val="HR"/>
    <w:lvl w:ilvl="0">
      <w:start w:val="1"/>
      <w:numFmt w:val="decimal"/>
      <w:pStyle w:val="HR1"/>
      <w:lvlText w:val="%1"/>
      <w:lvlJc w:val="left"/>
      <w:pPr>
        <w:tabs>
          <w:tab w:val="num" w:pos="284"/>
        </w:tabs>
        <w:ind w:left="0" w:firstLine="0"/>
      </w:pPr>
      <w:rPr>
        <w:rFonts w:hint="eastAsia"/>
      </w:rPr>
    </w:lvl>
    <w:lvl w:ilvl="1">
      <w:start w:val="1"/>
      <w:numFmt w:val="decimal"/>
      <w:pStyle w:val="HR2"/>
      <w:lvlText w:val="%1.%2"/>
      <w:lvlJc w:val="left"/>
      <w:pPr>
        <w:tabs>
          <w:tab w:val="num" w:pos="454"/>
        </w:tabs>
        <w:ind w:left="0" w:firstLine="0"/>
      </w:pPr>
      <w:rPr>
        <w:rFonts w:hint="eastAsia"/>
      </w:rPr>
    </w:lvl>
    <w:lvl w:ilvl="2">
      <w:start w:val="1"/>
      <w:numFmt w:val="decimal"/>
      <w:pStyle w:val="HR3"/>
      <w:lvlText w:val="%1.%2.%3"/>
      <w:lvlJc w:val="left"/>
      <w:pPr>
        <w:tabs>
          <w:tab w:val="num" w:pos="624"/>
        </w:tabs>
        <w:ind w:left="0" w:firstLine="0"/>
      </w:pPr>
      <w:rPr>
        <w:rFonts w:hint="eastAsia"/>
      </w:rPr>
    </w:lvl>
    <w:lvl w:ilvl="3">
      <w:start w:val="1"/>
      <w:numFmt w:val="decimal"/>
      <w:pStyle w:val="HR4"/>
      <w:lvlText w:val="%1.%2.%3.%4"/>
      <w:lvlJc w:val="left"/>
      <w:pPr>
        <w:tabs>
          <w:tab w:val="num" w:pos="794"/>
        </w:tabs>
        <w:ind w:left="0" w:firstLine="0"/>
      </w:pPr>
      <w:rPr>
        <w:rFonts w:hint="eastAsia"/>
      </w:rPr>
    </w:lvl>
    <w:lvl w:ilvl="4">
      <w:start w:val="1"/>
      <w:numFmt w:val="decimal"/>
      <w:pStyle w:val="HR5"/>
      <w:lvlText w:val="%1.%2.%3.%4.%5"/>
      <w:lvlJc w:val="left"/>
      <w:pPr>
        <w:tabs>
          <w:tab w:val="num" w:pos="964"/>
        </w:tabs>
        <w:ind w:left="0" w:firstLine="0"/>
      </w:pPr>
      <w:rPr>
        <w:rFonts w:hint="eastAsia"/>
      </w:rPr>
    </w:lvl>
    <w:lvl w:ilvl="5">
      <w:start w:val="1"/>
      <w:numFmt w:val="decimal"/>
      <w:pStyle w:val="HR6"/>
      <w:lvlText w:val="%1.%2.%3.%4.%5.%6"/>
      <w:lvlJc w:val="left"/>
      <w:pPr>
        <w:tabs>
          <w:tab w:val="num" w:pos="1134"/>
        </w:tabs>
        <w:ind w:left="0" w:firstLine="0"/>
      </w:pPr>
      <w:rPr>
        <w:rFonts w:hint="eastAsia"/>
      </w:rPr>
    </w:lvl>
    <w:lvl w:ilvl="6">
      <w:start w:val="1"/>
      <w:numFmt w:val="decimal"/>
      <w:pStyle w:val="HR7"/>
      <w:lvlText w:val="%1.%2.%3.%4.%5.%6.%7"/>
      <w:lvlJc w:val="left"/>
      <w:pPr>
        <w:tabs>
          <w:tab w:val="num" w:pos="1332"/>
        </w:tabs>
        <w:ind w:left="0" w:firstLine="0"/>
      </w:pPr>
      <w:rPr>
        <w:rFonts w:hint="eastAsia"/>
      </w:rPr>
    </w:lvl>
    <w:lvl w:ilvl="7">
      <w:start w:val="1"/>
      <w:numFmt w:val="decimal"/>
      <w:pStyle w:val="HR8"/>
      <w:lvlText w:val="%1.%2.%3.%4.%5.%6.%7.%8"/>
      <w:lvlJc w:val="left"/>
      <w:pPr>
        <w:tabs>
          <w:tab w:val="num" w:pos="1531"/>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1FEF537F"/>
    <w:multiLevelType w:val="hybridMultilevel"/>
    <w:tmpl w:val="5902F62E"/>
    <w:lvl w:ilvl="0" w:tplc="E71A851E">
      <w:start w:val="1"/>
      <w:numFmt w:val="decimal"/>
      <w:lvlText w:val="9.%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5434343"/>
    <w:multiLevelType w:val="hybridMultilevel"/>
    <w:tmpl w:val="5468B31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2" w15:restartNumberingAfterBreak="0">
    <w:nsid w:val="298C25D3"/>
    <w:multiLevelType w:val="hybridMultilevel"/>
    <w:tmpl w:val="84D0901C"/>
    <w:lvl w:ilvl="0" w:tplc="A6246764">
      <w:start w:val="1"/>
      <w:numFmt w:val="decimal"/>
      <w:lvlText w:val="7.%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DEB5D37"/>
    <w:multiLevelType w:val="multilevel"/>
    <w:tmpl w:val="86CA632A"/>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E70292D"/>
    <w:multiLevelType w:val="hybridMultilevel"/>
    <w:tmpl w:val="BA527918"/>
    <w:lvl w:ilvl="0" w:tplc="0CF0B500">
      <w:start w:val="1"/>
      <w:numFmt w:val="bullet"/>
      <w:lvlText w:val="•"/>
      <w:lvlJc w:val="left"/>
      <w:pPr>
        <w:tabs>
          <w:tab w:val="num" w:pos="720"/>
        </w:tabs>
        <w:ind w:left="720" w:hanging="360"/>
      </w:pPr>
      <w:rPr>
        <w:rFonts w:ascii="Arial" w:hAnsi="Arial" w:hint="default"/>
      </w:rPr>
    </w:lvl>
    <w:lvl w:ilvl="1" w:tplc="76C836B4" w:tentative="1">
      <w:start w:val="1"/>
      <w:numFmt w:val="bullet"/>
      <w:lvlText w:val="•"/>
      <w:lvlJc w:val="left"/>
      <w:pPr>
        <w:tabs>
          <w:tab w:val="num" w:pos="1440"/>
        </w:tabs>
        <w:ind w:left="1440" w:hanging="360"/>
      </w:pPr>
      <w:rPr>
        <w:rFonts w:ascii="Arial" w:hAnsi="Arial" w:hint="default"/>
      </w:rPr>
    </w:lvl>
    <w:lvl w:ilvl="2" w:tplc="221842F8" w:tentative="1">
      <w:start w:val="1"/>
      <w:numFmt w:val="bullet"/>
      <w:lvlText w:val="•"/>
      <w:lvlJc w:val="left"/>
      <w:pPr>
        <w:tabs>
          <w:tab w:val="num" w:pos="2160"/>
        </w:tabs>
        <w:ind w:left="2160" w:hanging="360"/>
      </w:pPr>
      <w:rPr>
        <w:rFonts w:ascii="Arial" w:hAnsi="Arial" w:hint="default"/>
      </w:rPr>
    </w:lvl>
    <w:lvl w:ilvl="3" w:tplc="74C2D4D2" w:tentative="1">
      <w:start w:val="1"/>
      <w:numFmt w:val="bullet"/>
      <w:lvlText w:val="•"/>
      <w:lvlJc w:val="left"/>
      <w:pPr>
        <w:tabs>
          <w:tab w:val="num" w:pos="2880"/>
        </w:tabs>
        <w:ind w:left="2880" w:hanging="360"/>
      </w:pPr>
      <w:rPr>
        <w:rFonts w:ascii="Arial" w:hAnsi="Arial" w:hint="default"/>
      </w:rPr>
    </w:lvl>
    <w:lvl w:ilvl="4" w:tplc="395017E6" w:tentative="1">
      <w:start w:val="1"/>
      <w:numFmt w:val="bullet"/>
      <w:lvlText w:val="•"/>
      <w:lvlJc w:val="left"/>
      <w:pPr>
        <w:tabs>
          <w:tab w:val="num" w:pos="3600"/>
        </w:tabs>
        <w:ind w:left="3600" w:hanging="360"/>
      </w:pPr>
      <w:rPr>
        <w:rFonts w:ascii="Arial" w:hAnsi="Arial" w:hint="default"/>
      </w:rPr>
    </w:lvl>
    <w:lvl w:ilvl="5" w:tplc="19EA6718" w:tentative="1">
      <w:start w:val="1"/>
      <w:numFmt w:val="bullet"/>
      <w:lvlText w:val="•"/>
      <w:lvlJc w:val="left"/>
      <w:pPr>
        <w:tabs>
          <w:tab w:val="num" w:pos="4320"/>
        </w:tabs>
        <w:ind w:left="4320" w:hanging="360"/>
      </w:pPr>
      <w:rPr>
        <w:rFonts w:ascii="Arial" w:hAnsi="Arial" w:hint="default"/>
      </w:rPr>
    </w:lvl>
    <w:lvl w:ilvl="6" w:tplc="87D8CE3A" w:tentative="1">
      <w:start w:val="1"/>
      <w:numFmt w:val="bullet"/>
      <w:lvlText w:val="•"/>
      <w:lvlJc w:val="left"/>
      <w:pPr>
        <w:tabs>
          <w:tab w:val="num" w:pos="5040"/>
        </w:tabs>
        <w:ind w:left="5040" w:hanging="360"/>
      </w:pPr>
      <w:rPr>
        <w:rFonts w:ascii="Arial" w:hAnsi="Arial" w:hint="default"/>
      </w:rPr>
    </w:lvl>
    <w:lvl w:ilvl="7" w:tplc="172AEB44" w:tentative="1">
      <w:start w:val="1"/>
      <w:numFmt w:val="bullet"/>
      <w:lvlText w:val="•"/>
      <w:lvlJc w:val="left"/>
      <w:pPr>
        <w:tabs>
          <w:tab w:val="num" w:pos="5760"/>
        </w:tabs>
        <w:ind w:left="5760" w:hanging="360"/>
      </w:pPr>
      <w:rPr>
        <w:rFonts w:ascii="Arial" w:hAnsi="Arial" w:hint="default"/>
      </w:rPr>
    </w:lvl>
    <w:lvl w:ilvl="8" w:tplc="3228A98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F8C57F0"/>
    <w:multiLevelType w:val="multilevel"/>
    <w:tmpl w:val="CB12F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E939EF"/>
    <w:multiLevelType w:val="hybridMultilevel"/>
    <w:tmpl w:val="39DAF39C"/>
    <w:lvl w:ilvl="0" w:tplc="DD407F0A">
      <w:start w:val="2"/>
      <w:numFmt w:val="decimalEnclosedCircle"/>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32952F63"/>
    <w:multiLevelType w:val="hybridMultilevel"/>
    <w:tmpl w:val="8B98EFC0"/>
    <w:lvl w:ilvl="0" w:tplc="F7FAD686">
      <w:start w:val="1"/>
      <w:numFmt w:val="decimal"/>
      <w:lvlText w:val="8.%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B80996"/>
    <w:multiLevelType w:val="hybridMultilevel"/>
    <w:tmpl w:val="040EEF4A"/>
    <w:lvl w:ilvl="0" w:tplc="93D49314">
      <w:start w:val="1"/>
      <w:numFmt w:val="bullet"/>
      <w:lvlText w:val="•"/>
      <w:lvlJc w:val="left"/>
      <w:pPr>
        <w:tabs>
          <w:tab w:val="num" w:pos="720"/>
        </w:tabs>
        <w:ind w:left="720" w:hanging="360"/>
      </w:pPr>
      <w:rPr>
        <w:rFonts w:ascii="Arial" w:hAnsi="Arial" w:hint="default"/>
      </w:rPr>
    </w:lvl>
    <w:lvl w:ilvl="1" w:tplc="12B870B2" w:tentative="1">
      <w:start w:val="1"/>
      <w:numFmt w:val="bullet"/>
      <w:lvlText w:val="•"/>
      <w:lvlJc w:val="left"/>
      <w:pPr>
        <w:tabs>
          <w:tab w:val="num" w:pos="1440"/>
        </w:tabs>
        <w:ind w:left="1440" w:hanging="360"/>
      </w:pPr>
      <w:rPr>
        <w:rFonts w:ascii="Arial" w:hAnsi="Arial" w:hint="default"/>
      </w:rPr>
    </w:lvl>
    <w:lvl w:ilvl="2" w:tplc="C9A8A492" w:tentative="1">
      <w:start w:val="1"/>
      <w:numFmt w:val="bullet"/>
      <w:lvlText w:val="•"/>
      <w:lvlJc w:val="left"/>
      <w:pPr>
        <w:tabs>
          <w:tab w:val="num" w:pos="2160"/>
        </w:tabs>
        <w:ind w:left="2160" w:hanging="360"/>
      </w:pPr>
      <w:rPr>
        <w:rFonts w:ascii="Arial" w:hAnsi="Arial" w:hint="default"/>
      </w:rPr>
    </w:lvl>
    <w:lvl w:ilvl="3" w:tplc="FA8C64E8" w:tentative="1">
      <w:start w:val="1"/>
      <w:numFmt w:val="bullet"/>
      <w:lvlText w:val="•"/>
      <w:lvlJc w:val="left"/>
      <w:pPr>
        <w:tabs>
          <w:tab w:val="num" w:pos="2880"/>
        </w:tabs>
        <w:ind w:left="2880" w:hanging="360"/>
      </w:pPr>
      <w:rPr>
        <w:rFonts w:ascii="Arial" w:hAnsi="Arial" w:hint="default"/>
      </w:rPr>
    </w:lvl>
    <w:lvl w:ilvl="4" w:tplc="894EF6F2" w:tentative="1">
      <w:start w:val="1"/>
      <w:numFmt w:val="bullet"/>
      <w:lvlText w:val="•"/>
      <w:lvlJc w:val="left"/>
      <w:pPr>
        <w:tabs>
          <w:tab w:val="num" w:pos="3600"/>
        </w:tabs>
        <w:ind w:left="3600" w:hanging="360"/>
      </w:pPr>
      <w:rPr>
        <w:rFonts w:ascii="Arial" w:hAnsi="Arial" w:hint="default"/>
      </w:rPr>
    </w:lvl>
    <w:lvl w:ilvl="5" w:tplc="47D41122" w:tentative="1">
      <w:start w:val="1"/>
      <w:numFmt w:val="bullet"/>
      <w:lvlText w:val="•"/>
      <w:lvlJc w:val="left"/>
      <w:pPr>
        <w:tabs>
          <w:tab w:val="num" w:pos="4320"/>
        </w:tabs>
        <w:ind w:left="4320" w:hanging="360"/>
      </w:pPr>
      <w:rPr>
        <w:rFonts w:ascii="Arial" w:hAnsi="Arial" w:hint="default"/>
      </w:rPr>
    </w:lvl>
    <w:lvl w:ilvl="6" w:tplc="8D244406" w:tentative="1">
      <w:start w:val="1"/>
      <w:numFmt w:val="bullet"/>
      <w:lvlText w:val="•"/>
      <w:lvlJc w:val="left"/>
      <w:pPr>
        <w:tabs>
          <w:tab w:val="num" w:pos="5040"/>
        </w:tabs>
        <w:ind w:left="5040" w:hanging="360"/>
      </w:pPr>
      <w:rPr>
        <w:rFonts w:ascii="Arial" w:hAnsi="Arial" w:hint="default"/>
      </w:rPr>
    </w:lvl>
    <w:lvl w:ilvl="7" w:tplc="E8B4FB02" w:tentative="1">
      <w:start w:val="1"/>
      <w:numFmt w:val="bullet"/>
      <w:lvlText w:val="•"/>
      <w:lvlJc w:val="left"/>
      <w:pPr>
        <w:tabs>
          <w:tab w:val="num" w:pos="5760"/>
        </w:tabs>
        <w:ind w:left="5760" w:hanging="360"/>
      </w:pPr>
      <w:rPr>
        <w:rFonts w:ascii="Arial" w:hAnsi="Arial" w:hint="default"/>
      </w:rPr>
    </w:lvl>
    <w:lvl w:ilvl="8" w:tplc="3D4AB4F0"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34817538"/>
    <w:multiLevelType w:val="hybridMultilevel"/>
    <w:tmpl w:val="850237BE"/>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43710DB0"/>
    <w:multiLevelType w:val="hybridMultilevel"/>
    <w:tmpl w:val="AC8A94C6"/>
    <w:lvl w:ilvl="0" w:tplc="FDE49FD0">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43747C61"/>
    <w:multiLevelType w:val="hybridMultilevel"/>
    <w:tmpl w:val="B61E0E5C"/>
    <w:lvl w:ilvl="0" w:tplc="04090019">
      <w:start w:val="1"/>
      <w:numFmt w:val="lowerLetter"/>
      <w:lvlText w:val="%1)"/>
      <w:lvlJc w:val="left"/>
      <w:pPr>
        <w:ind w:left="1412" w:hanging="420"/>
      </w:pPr>
    </w:lvl>
    <w:lvl w:ilvl="1" w:tplc="04090019" w:tentative="1">
      <w:start w:val="1"/>
      <w:numFmt w:val="lowerLetter"/>
      <w:lvlText w:val="%2)"/>
      <w:lvlJc w:val="left"/>
      <w:pPr>
        <w:ind w:left="1832" w:hanging="420"/>
      </w:pPr>
    </w:lvl>
    <w:lvl w:ilvl="2" w:tplc="0409001B" w:tentative="1">
      <w:start w:val="1"/>
      <w:numFmt w:val="lowerRoman"/>
      <w:lvlText w:val="%3."/>
      <w:lvlJc w:val="right"/>
      <w:pPr>
        <w:ind w:left="2252" w:hanging="420"/>
      </w:pPr>
    </w:lvl>
    <w:lvl w:ilvl="3" w:tplc="0409000F" w:tentative="1">
      <w:start w:val="1"/>
      <w:numFmt w:val="decimal"/>
      <w:lvlText w:val="%4."/>
      <w:lvlJc w:val="left"/>
      <w:pPr>
        <w:ind w:left="2672" w:hanging="420"/>
      </w:pPr>
    </w:lvl>
    <w:lvl w:ilvl="4" w:tplc="04090019" w:tentative="1">
      <w:start w:val="1"/>
      <w:numFmt w:val="lowerLetter"/>
      <w:lvlText w:val="%5)"/>
      <w:lvlJc w:val="left"/>
      <w:pPr>
        <w:ind w:left="3092" w:hanging="420"/>
      </w:pPr>
    </w:lvl>
    <w:lvl w:ilvl="5" w:tplc="0409001B" w:tentative="1">
      <w:start w:val="1"/>
      <w:numFmt w:val="lowerRoman"/>
      <w:lvlText w:val="%6."/>
      <w:lvlJc w:val="right"/>
      <w:pPr>
        <w:ind w:left="3512" w:hanging="420"/>
      </w:pPr>
    </w:lvl>
    <w:lvl w:ilvl="6" w:tplc="0409000F" w:tentative="1">
      <w:start w:val="1"/>
      <w:numFmt w:val="decimal"/>
      <w:lvlText w:val="%7."/>
      <w:lvlJc w:val="left"/>
      <w:pPr>
        <w:ind w:left="3932" w:hanging="420"/>
      </w:pPr>
    </w:lvl>
    <w:lvl w:ilvl="7" w:tplc="04090019" w:tentative="1">
      <w:start w:val="1"/>
      <w:numFmt w:val="lowerLetter"/>
      <w:lvlText w:val="%8)"/>
      <w:lvlJc w:val="left"/>
      <w:pPr>
        <w:ind w:left="4352" w:hanging="420"/>
      </w:pPr>
    </w:lvl>
    <w:lvl w:ilvl="8" w:tplc="0409001B" w:tentative="1">
      <w:start w:val="1"/>
      <w:numFmt w:val="lowerRoman"/>
      <w:lvlText w:val="%9."/>
      <w:lvlJc w:val="right"/>
      <w:pPr>
        <w:ind w:left="4772" w:hanging="420"/>
      </w:pPr>
    </w:lvl>
  </w:abstractNum>
  <w:abstractNum w:abstractNumId="22" w15:restartNumberingAfterBreak="0">
    <w:nsid w:val="48FE0A50"/>
    <w:multiLevelType w:val="hybridMultilevel"/>
    <w:tmpl w:val="B134936C"/>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3" w15:restartNumberingAfterBreak="0">
    <w:nsid w:val="49D3631F"/>
    <w:multiLevelType w:val="multilevel"/>
    <w:tmpl w:val="DF06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1E048C5"/>
    <w:multiLevelType w:val="hybridMultilevel"/>
    <w:tmpl w:val="C870E4C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39E2215"/>
    <w:multiLevelType w:val="multilevel"/>
    <w:tmpl w:val="553AE498"/>
    <w:lvl w:ilvl="0">
      <w:start w:val="1"/>
      <w:numFmt w:val="decimal"/>
      <w:lvlText w:val="%1"/>
      <w:lvlJc w:val="left"/>
      <w:pPr>
        <w:ind w:left="706" w:hanging="455"/>
        <w:jc w:val="right"/>
      </w:pPr>
      <w:rPr>
        <w:rFonts w:ascii="Calibri" w:eastAsia="Calibri" w:hAnsi="Calibri" w:hint="default"/>
        <w:b/>
        <w:bCs/>
        <w:w w:val="99"/>
        <w:sz w:val="32"/>
        <w:szCs w:val="32"/>
      </w:rPr>
    </w:lvl>
    <w:lvl w:ilvl="1">
      <w:start w:val="1"/>
      <w:numFmt w:val="decimal"/>
      <w:lvlText w:val="%1.%2"/>
      <w:lvlJc w:val="left"/>
      <w:pPr>
        <w:ind w:left="709" w:hanging="567"/>
      </w:pPr>
      <w:rPr>
        <w:rFonts w:ascii="Calibri" w:eastAsia="Calibri" w:hAnsi="Calibri" w:hint="default"/>
        <w:b/>
        <w:bCs/>
        <w:spacing w:val="-1"/>
        <w:sz w:val="28"/>
        <w:szCs w:val="28"/>
      </w:rPr>
    </w:lvl>
    <w:lvl w:ilvl="2">
      <w:start w:val="1"/>
      <w:numFmt w:val="bullet"/>
      <w:lvlText w:val="•"/>
      <w:lvlJc w:val="left"/>
      <w:pPr>
        <w:ind w:left="1220" w:hanging="401"/>
      </w:pPr>
      <w:rPr>
        <w:rFonts w:ascii="Calibri" w:eastAsia="Calibri" w:hAnsi="Calibri" w:hint="default"/>
        <w:color w:val="006FC0"/>
        <w:sz w:val="24"/>
        <w:szCs w:val="24"/>
      </w:rPr>
    </w:lvl>
    <w:lvl w:ilvl="3">
      <w:start w:val="1"/>
      <w:numFmt w:val="bullet"/>
      <w:lvlText w:val="•"/>
      <w:lvlJc w:val="left"/>
      <w:pPr>
        <w:ind w:left="1220" w:hanging="401"/>
      </w:pPr>
      <w:rPr>
        <w:rFonts w:hint="default"/>
      </w:rPr>
    </w:lvl>
    <w:lvl w:ilvl="4">
      <w:start w:val="1"/>
      <w:numFmt w:val="bullet"/>
      <w:lvlText w:val="•"/>
      <w:lvlJc w:val="left"/>
      <w:pPr>
        <w:ind w:left="1273" w:hanging="401"/>
      </w:pPr>
      <w:rPr>
        <w:rFonts w:hint="default"/>
      </w:rPr>
    </w:lvl>
    <w:lvl w:ilvl="5">
      <w:start w:val="1"/>
      <w:numFmt w:val="bullet"/>
      <w:lvlText w:val="•"/>
      <w:lvlJc w:val="left"/>
      <w:pPr>
        <w:ind w:left="2705" w:hanging="401"/>
      </w:pPr>
      <w:rPr>
        <w:rFonts w:hint="default"/>
      </w:rPr>
    </w:lvl>
    <w:lvl w:ilvl="6">
      <w:start w:val="1"/>
      <w:numFmt w:val="bullet"/>
      <w:lvlText w:val="•"/>
      <w:lvlJc w:val="left"/>
      <w:pPr>
        <w:ind w:left="4137" w:hanging="401"/>
      </w:pPr>
      <w:rPr>
        <w:rFonts w:hint="default"/>
      </w:rPr>
    </w:lvl>
    <w:lvl w:ilvl="7">
      <w:start w:val="1"/>
      <w:numFmt w:val="bullet"/>
      <w:lvlText w:val="•"/>
      <w:lvlJc w:val="left"/>
      <w:pPr>
        <w:ind w:left="5569" w:hanging="401"/>
      </w:pPr>
      <w:rPr>
        <w:rFonts w:hint="default"/>
      </w:rPr>
    </w:lvl>
    <w:lvl w:ilvl="8">
      <w:start w:val="1"/>
      <w:numFmt w:val="bullet"/>
      <w:lvlText w:val="•"/>
      <w:lvlJc w:val="left"/>
      <w:pPr>
        <w:ind w:left="7002" w:hanging="401"/>
      </w:pPr>
      <w:rPr>
        <w:rFonts w:hint="default"/>
      </w:rPr>
    </w:lvl>
  </w:abstractNum>
  <w:abstractNum w:abstractNumId="26" w15:restartNumberingAfterBreak="0">
    <w:nsid w:val="56ED0636"/>
    <w:multiLevelType w:val="hybridMultilevel"/>
    <w:tmpl w:val="C7E67956"/>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7" w15:restartNumberingAfterBreak="0">
    <w:nsid w:val="57651948"/>
    <w:multiLevelType w:val="hybridMultilevel"/>
    <w:tmpl w:val="123A9B2C"/>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8" w15:restartNumberingAfterBreak="0">
    <w:nsid w:val="5D456B2C"/>
    <w:multiLevelType w:val="hybridMultilevel"/>
    <w:tmpl w:val="1F38101E"/>
    <w:lvl w:ilvl="0" w:tplc="7EB68072">
      <w:start w:val="1"/>
      <w:numFmt w:val="decimal"/>
      <w:lvlText w:val="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5EFA6751"/>
    <w:multiLevelType w:val="multilevel"/>
    <w:tmpl w:val="D45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C51E29"/>
    <w:multiLevelType w:val="hybridMultilevel"/>
    <w:tmpl w:val="8870959E"/>
    <w:lvl w:ilvl="0" w:tplc="BC56CF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62DB24E2"/>
    <w:multiLevelType w:val="hybridMultilevel"/>
    <w:tmpl w:val="77CEB356"/>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2" w15:restartNumberingAfterBreak="0">
    <w:nsid w:val="64600DD7"/>
    <w:multiLevelType w:val="hybridMultilevel"/>
    <w:tmpl w:val="7FFAFD7E"/>
    <w:lvl w:ilvl="0" w:tplc="E2F45328">
      <w:start w:val="1"/>
      <w:numFmt w:val="lowerLetter"/>
      <w:lvlText w:val="%1)"/>
      <w:lvlJc w:val="left"/>
      <w:pPr>
        <w:ind w:left="820" w:hanging="360"/>
      </w:pPr>
      <w:rPr>
        <w:rFonts w:hint="default"/>
      </w:rPr>
    </w:lvl>
    <w:lvl w:ilvl="1" w:tplc="04090019" w:tentative="1">
      <w:start w:val="1"/>
      <w:numFmt w:val="lowerLetter"/>
      <w:lvlText w:val="%2)"/>
      <w:lvlJc w:val="left"/>
      <w:pPr>
        <w:ind w:left="1300" w:hanging="420"/>
      </w:pPr>
    </w:lvl>
    <w:lvl w:ilvl="2" w:tplc="0409001B" w:tentative="1">
      <w:start w:val="1"/>
      <w:numFmt w:val="lowerRoman"/>
      <w:lvlText w:val="%3."/>
      <w:lvlJc w:val="right"/>
      <w:pPr>
        <w:ind w:left="1720" w:hanging="420"/>
      </w:pPr>
    </w:lvl>
    <w:lvl w:ilvl="3" w:tplc="0409000F" w:tentative="1">
      <w:start w:val="1"/>
      <w:numFmt w:val="decimal"/>
      <w:lvlText w:val="%4."/>
      <w:lvlJc w:val="left"/>
      <w:pPr>
        <w:ind w:left="2140" w:hanging="420"/>
      </w:pPr>
    </w:lvl>
    <w:lvl w:ilvl="4" w:tplc="04090019" w:tentative="1">
      <w:start w:val="1"/>
      <w:numFmt w:val="lowerLetter"/>
      <w:lvlText w:val="%5)"/>
      <w:lvlJc w:val="left"/>
      <w:pPr>
        <w:ind w:left="2560" w:hanging="420"/>
      </w:pPr>
    </w:lvl>
    <w:lvl w:ilvl="5" w:tplc="0409001B" w:tentative="1">
      <w:start w:val="1"/>
      <w:numFmt w:val="lowerRoman"/>
      <w:lvlText w:val="%6."/>
      <w:lvlJc w:val="right"/>
      <w:pPr>
        <w:ind w:left="2980" w:hanging="420"/>
      </w:pPr>
    </w:lvl>
    <w:lvl w:ilvl="6" w:tplc="0409000F" w:tentative="1">
      <w:start w:val="1"/>
      <w:numFmt w:val="decimal"/>
      <w:lvlText w:val="%7."/>
      <w:lvlJc w:val="left"/>
      <w:pPr>
        <w:ind w:left="3400" w:hanging="420"/>
      </w:pPr>
    </w:lvl>
    <w:lvl w:ilvl="7" w:tplc="04090019" w:tentative="1">
      <w:start w:val="1"/>
      <w:numFmt w:val="lowerLetter"/>
      <w:lvlText w:val="%8)"/>
      <w:lvlJc w:val="left"/>
      <w:pPr>
        <w:ind w:left="3820" w:hanging="420"/>
      </w:pPr>
    </w:lvl>
    <w:lvl w:ilvl="8" w:tplc="0409001B" w:tentative="1">
      <w:start w:val="1"/>
      <w:numFmt w:val="lowerRoman"/>
      <w:lvlText w:val="%9."/>
      <w:lvlJc w:val="right"/>
      <w:pPr>
        <w:ind w:left="4240" w:hanging="420"/>
      </w:pPr>
    </w:lvl>
  </w:abstractNum>
  <w:abstractNum w:abstractNumId="33" w15:restartNumberingAfterBreak="0">
    <w:nsid w:val="6AF625C0"/>
    <w:multiLevelType w:val="hybridMultilevel"/>
    <w:tmpl w:val="D6D0A588"/>
    <w:lvl w:ilvl="0" w:tplc="08090001">
      <w:start w:val="1"/>
      <w:numFmt w:val="bullet"/>
      <w:lvlText w:val=""/>
      <w:lvlJc w:val="left"/>
      <w:pPr>
        <w:ind w:left="900" w:hanging="420"/>
      </w:pPr>
      <w:rPr>
        <w:rFonts w:ascii="Symbol" w:hAnsi="Symbol"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4" w15:restartNumberingAfterBreak="0">
    <w:nsid w:val="6D5A55EC"/>
    <w:multiLevelType w:val="hybridMultilevel"/>
    <w:tmpl w:val="CA465A1A"/>
    <w:lvl w:ilvl="0" w:tplc="AA10BAB2">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5" w15:restartNumberingAfterBreak="0">
    <w:nsid w:val="73BC5594"/>
    <w:multiLevelType w:val="hybridMultilevel"/>
    <w:tmpl w:val="A010F736"/>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6" w15:restartNumberingAfterBreak="0">
    <w:nsid w:val="742158B2"/>
    <w:multiLevelType w:val="hybridMultilevel"/>
    <w:tmpl w:val="CA465A1A"/>
    <w:lvl w:ilvl="0" w:tplc="AA10BAB2">
      <w:start w:val="1"/>
      <w:numFmt w:val="decimalEnclosedCircle"/>
      <w:lvlText w:val="%1"/>
      <w:lvlJc w:val="left"/>
      <w:pPr>
        <w:ind w:left="782" w:hanging="360"/>
      </w:pPr>
      <w:rPr>
        <w:rFonts w:hint="default"/>
      </w:rPr>
    </w:lvl>
    <w:lvl w:ilvl="1" w:tplc="04090019" w:tentative="1">
      <w:start w:val="1"/>
      <w:numFmt w:val="lowerLetter"/>
      <w:lvlText w:val="%2)"/>
      <w:lvlJc w:val="left"/>
      <w:pPr>
        <w:ind w:left="1262" w:hanging="420"/>
      </w:pPr>
    </w:lvl>
    <w:lvl w:ilvl="2" w:tplc="0409001B" w:tentative="1">
      <w:start w:val="1"/>
      <w:numFmt w:val="lowerRoman"/>
      <w:lvlText w:val="%3."/>
      <w:lvlJc w:val="right"/>
      <w:pPr>
        <w:ind w:left="1682" w:hanging="420"/>
      </w:pPr>
    </w:lvl>
    <w:lvl w:ilvl="3" w:tplc="0409000F" w:tentative="1">
      <w:start w:val="1"/>
      <w:numFmt w:val="decimal"/>
      <w:lvlText w:val="%4."/>
      <w:lvlJc w:val="left"/>
      <w:pPr>
        <w:ind w:left="2102" w:hanging="420"/>
      </w:pPr>
    </w:lvl>
    <w:lvl w:ilvl="4" w:tplc="04090019" w:tentative="1">
      <w:start w:val="1"/>
      <w:numFmt w:val="lowerLetter"/>
      <w:lvlText w:val="%5)"/>
      <w:lvlJc w:val="left"/>
      <w:pPr>
        <w:ind w:left="2522" w:hanging="420"/>
      </w:pPr>
    </w:lvl>
    <w:lvl w:ilvl="5" w:tplc="0409001B" w:tentative="1">
      <w:start w:val="1"/>
      <w:numFmt w:val="lowerRoman"/>
      <w:lvlText w:val="%6."/>
      <w:lvlJc w:val="right"/>
      <w:pPr>
        <w:ind w:left="2942" w:hanging="420"/>
      </w:pPr>
    </w:lvl>
    <w:lvl w:ilvl="6" w:tplc="0409000F" w:tentative="1">
      <w:start w:val="1"/>
      <w:numFmt w:val="decimal"/>
      <w:lvlText w:val="%7."/>
      <w:lvlJc w:val="left"/>
      <w:pPr>
        <w:ind w:left="3362" w:hanging="420"/>
      </w:pPr>
    </w:lvl>
    <w:lvl w:ilvl="7" w:tplc="04090019" w:tentative="1">
      <w:start w:val="1"/>
      <w:numFmt w:val="lowerLetter"/>
      <w:lvlText w:val="%8)"/>
      <w:lvlJc w:val="left"/>
      <w:pPr>
        <w:ind w:left="3782" w:hanging="420"/>
      </w:pPr>
    </w:lvl>
    <w:lvl w:ilvl="8" w:tplc="0409001B" w:tentative="1">
      <w:start w:val="1"/>
      <w:numFmt w:val="lowerRoman"/>
      <w:lvlText w:val="%9."/>
      <w:lvlJc w:val="right"/>
      <w:pPr>
        <w:ind w:left="4202" w:hanging="420"/>
      </w:pPr>
    </w:lvl>
  </w:abstractNum>
  <w:abstractNum w:abstractNumId="37" w15:restartNumberingAfterBreak="0">
    <w:nsid w:val="746B05D6"/>
    <w:multiLevelType w:val="hybridMultilevel"/>
    <w:tmpl w:val="888CD166"/>
    <w:lvl w:ilvl="0" w:tplc="AEA231B4">
      <w:start w:val="1"/>
      <w:numFmt w:val="decimal"/>
      <w:lvlText w:val="%1."/>
      <w:lvlJc w:val="left"/>
      <w:pPr>
        <w:ind w:left="360" w:hanging="360"/>
      </w:pPr>
    </w:lvl>
    <w:lvl w:ilvl="1" w:tplc="A3021300">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5"/>
  </w:num>
  <w:num w:numId="2">
    <w:abstractNumId w:val="3"/>
  </w:num>
  <w:num w:numId="3">
    <w:abstractNumId w:val="9"/>
  </w:num>
  <w:num w:numId="4">
    <w:abstractNumId w:val="7"/>
  </w:num>
  <w:num w:numId="5">
    <w:abstractNumId w:val="9"/>
  </w:num>
  <w:num w:numId="6">
    <w:abstractNumId w:val="24"/>
  </w:num>
  <w:num w:numId="7">
    <w:abstractNumId w:val="5"/>
  </w:num>
  <w:num w:numId="8">
    <w:abstractNumId w:val="37"/>
  </w:num>
  <w:num w:numId="9">
    <w:abstractNumId w:val="10"/>
  </w:num>
  <w:num w:numId="10">
    <w:abstractNumId w:val="1"/>
  </w:num>
  <w:num w:numId="11">
    <w:abstractNumId w:val="28"/>
  </w:num>
  <w:num w:numId="12">
    <w:abstractNumId w:val="19"/>
  </w:num>
  <w:num w:numId="13">
    <w:abstractNumId w:val="8"/>
  </w:num>
  <w:num w:numId="14">
    <w:abstractNumId w:val="27"/>
  </w:num>
  <w:num w:numId="15">
    <w:abstractNumId w:val="33"/>
  </w:num>
  <w:num w:numId="16">
    <w:abstractNumId w:val="31"/>
  </w:num>
  <w:num w:numId="17">
    <w:abstractNumId w:val="26"/>
  </w:num>
  <w:num w:numId="18">
    <w:abstractNumId w:val="22"/>
  </w:num>
  <w:num w:numId="19">
    <w:abstractNumId w:val="12"/>
  </w:num>
  <w:num w:numId="20">
    <w:abstractNumId w:val="20"/>
  </w:num>
  <w:num w:numId="21">
    <w:abstractNumId w:val="17"/>
  </w:num>
  <w:num w:numId="22">
    <w:abstractNumId w:val="16"/>
  </w:num>
  <w:num w:numId="23">
    <w:abstractNumId w:val="14"/>
  </w:num>
  <w:num w:numId="24">
    <w:abstractNumId w:val="18"/>
  </w:num>
  <w:num w:numId="25">
    <w:abstractNumId w:val="6"/>
  </w:num>
  <w:num w:numId="26">
    <w:abstractNumId w:val="35"/>
  </w:num>
  <w:num w:numId="27">
    <w:abstractNumId w:val="11"/>
  </w:num>
  <w:num w:numId="28">
    <w:abstractNumId w:val="13"/>
  </w:num>
  <w:num w:numId="29">
    <w:abstractNumId w:val="21"/>
  </w:num>
  <w:num w:numId="30">
    <w:abstractNumId w:val="36"/>
  </w:num>
  <w:num w:numId="31">
    <w:abstractNumId w:val="4"/>
  </w:num>
  <w:num w:numId="32">
    <w:abstractNumId w:val="34"/>
  </w:num>
  <w:num w:numId="33">
    <w:abstractNumId w:val="2"/>
  </w:num>
  <w:num w:numId="34">
    <w:abstractNumId w:val="15"/>
  </w:num>
  <w:num w:numId="35">
    <w:abstractNumId w:val="29"/>
  </w:num>
  <w:num w:numId="36">
    <w:abstractNumId w:val="23"/>
  </w:num>
  <w:num w:numId="37">
    <w:abstractNumId w:val="30"/>
  </w:num>
  <w:num w:numId="38">
    <w:abstractNumId w:val="0"/>
  </w:num>
  <w:num w:numId="3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trackRevisions/>
  <w:zoom w:percent="90"/>
  <w:bordersDoNotSurroundHeader/>
  <w:bordersDoNotSurroundFooter/>
  <w:activeWritingStyle w:appName="MSWord" w:lang="en-US" w:vendorID="64" w:dllVersion="131078" w:nlCheck="1" w:checkStyle="0"/>
  <w:activeWritingStyle w:appName="MSWord" w:lang="zh-CN" w:vendorID="64" w:dllVersion="131077" w:nlCheck="1" w:checkStyle="1"/>
  <w:activeWritingStyle w:appName="MSWord" w:lang="en-GB" w:vendorID="64" w:dllVersion="131078"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4BA"/>
    <w:rsid w:val="000018EE"/>
    <w:rsid w:val="00004881"/>
    <w:rsid w:val="000050D1"/>
    <w:rsid w:val="000063D2"/>
    <w:rsid w:val="000068A1"/>
    <w:rsid w:val="00012CD1"/>
    <w:rsid w:val="00013EBB"/>
    <w:rsid w:val="00015523"/>
    <w:rsid w:val="00016930"/>
    <w:rsid w:val="00030229"/>
    <w:rsid w:val="00030A88"/>
    <w:rsid w:val="00033CCE"/>
    <w:rsid w:val="00036B08"/>
    <w:rsid w:val="00053DFC"/>
    <w:rsid w:val="000542F7"/>
    <w:rsid w:val="00057CF0"/>
    <w:rsid w:val="00057FB1"/>
    <w:rsid w:val="000606FB"/>
    <w:rsid w:val="00072763"/>
    <w:rsid w:val="00076183"/>
    <w:rsid w:val="00076504"/>
    <w:rsid w:val="00077EE1"/>
    <w:rsid w:val="000813BD"/>
    <w:rsid w:val="000905FD"/>
    <w:rsid w:val="00092F70"/>
    <w:rsid w:val="000A08F3"/>
    <w:rsid w:val="000A47A0"/>
    <w:rsid w:val="000A5468"/>
    <w:rsid w:val="000B011F"/>
    <w:rsid w:val="000B170A"/>
    <w:rsid w:val="000B1C3C"/>
    <w:rsid w:val="000B232E"/>
    <w:rsid w:val="000B4919"/>
    <w:rsid w:val="000C5C54"/>
    <w:rsid w:val="000C749B"/>
    <w:rsid w:val="000D3DA1"/>
    <w:rsid w:val="000D5B1D"/>
    <w:rsid w:val="000D6F67"/>
    <w:rsid w:val="000E5C13"/>
    <w:rsid w:val="000E6519"/>
    <w:rsid w:val="000F1510"/>
    <w:rsid w:val="000F24C3"/>
    <w:rsid w:val="000F287A"/>
    <w:rsid w:val="000F4883"/>
    <w:rsid w:val="0010033C"/>
    <w:rsid w:val="0010265B"/>
    <w:rsid w:val="00106915"/>
    <w:rsid w:val="00106BCA"/>
    <w:rsid w:val="00107DA7"/>
    <w:rsid w:val="001145FE"/>
    <w:rsid w:val="00127B8D"/>
    <w:rsid w:val="001344BA"/>
    <w:rsid w:val="001371C1"/>
    <w:rsid w:val="001407F0"/>
    <w:rsid w:val="00141D96"/>
    <w:rsid w:val="0014397C"/>
    <w:rsid w:val="00146731"/>
    <w:rsid w:val="00147D45"/>
    <w:rsid w:val="00153FAE"/>
    <w:rsid w:val="00165C68"/>
    <w:rsid w:val="00176C1B"/>
    <w:rsid w:val="00181DEB"/>
    <w:rsid w:val="00182C9E"/>
    <w:rsid w:val="00187771"/>
    <w:rsid w:val="00187DF1"/>
    <w:rsid w:val="001A49E1"/>
    <w:rsid w:val="001A57C6"/>
    <w:rsid w:val="001B033B"/>
    <w:rsid w:val="001B0F3F"/>
    <w:rsid w:val="001B232D"/>
    <w:rsid w:val="001B38F8"/>
    <w:rsid w:val="001B42F6"/>
    <w:rsid w:val="001B5ABA"/>
    <w:rsid w:val="001B60CA"/>
    <w:rsid w:val="001B6E17"/>
    <w:rsid w:val="001C7951"/>
    <w:rsid w:val="001D4797"/>
    <w:rsid w:val="001E4745"/>
    <w:rsid w:val="001E58A7"/>
    <w:rsid w:val="001E666F"/>
    <w:rsid w:val="001F5ED3"/>
    <w:rsid w:val="001F76D0"/>
    <w:rsid w:val="00200059"/>
    <w:rsid w:val="002016A6"/>
    <w:rsid w:val="002036B6"/>
    <w:rsid w:val="00206399"/>
    <w:rsid w:val="002068EC"/>
    <w:rsid w:val="00206C89"/>
    <w:rsid w:val="002072AD"/>
    <w:rsid w:val="0021102D"/>
    <w:rsid w:val="00212175"/>
    <w:rsid w:val="0021257D"/>
    <w:rsid w:val="00212E63"/>
    <w:rsid w:val="00222C98"/>
    <w:rsid w:val="00233E8E"/>
    <w:rsid w:val="00247728"/>
    <w:rsid w:val="002536CA"/>
    <w:rsid w:val="00254F2D"/>
    <w:rsid w:val="0026633C"/>
    <w:rsid w:val="00267A87"/>
    <w:rsid w:val="002713F3"/>
    <w:rsid w:val="00277962"/>
    <w:rsid w:val="0028512A"/>
    <w:rsid w:val="0029287F"/>
    <w:rsid w:val="002962BA"/>
    <w:rsid w:val="002A002E"/>
    <w:rsid w:val="002B3F25"/>
    <w:rsid w:val="002B483A"/>
    <w:rsid w:val="002B7CE0"/>
    <w:rsid w:val="002C2937"/>
    <w:rsid w:val="002C7D78"/>
    <w:rsid w:val="002D3B42"/>
    <w:rsid w:val="002D4033"/>
    <w:rsid w:val="002E3579"/>
    <w:rsid w:val="002E48D1"/>
    <w:rsid w:val="002E53CC"/>
    <w:rsid w:val="002E5924"/>
    <w:rsid w:val="002F022D"/>
    <w:rsid w:val="002F2CCE"/>
    <w:rsid w:val="002F3185"/>
    <w:rsid w:val="002F4293"/>
    <w:rsid w:val="002F4E5F"/>
    <w:rsid w:val="002F783B"/>
    <w:rsid w:val="003005EA"/>
    <w:rsid w:val="00300653"/>
    <w:rsid w:val="00303064"/>
    <w:rsid w:val="00305685"/>
    <w:rsid w:val="00307B4F"/>
    <w:rsid w:val="00313545"/>
    <w:rsid w:val="003169A6"/>
    <w:rsid w:val="00322F66"/>
    <w:rsid w:val="00324D4B"/>
    <w:rsid w:val="00325F1A"/>
    <w:rsid w:val="00332C31"/>
    <w:rsid w:val="003362FB"/>
    <w:rsid w:val="003367A4"/>
    <w:rsid w:val="0033686B"/>
    <w:rsid w:val="00336DB9"/>
    <w:rsid w:val="00337ECF"/>
    <w:rsid w:val="0034023F"/>
    <w:rsid w:val="00341969"/>
    <w:rsid w:val="00342E03"/>
    <w:rsid w:val="003443D5"/>
    <w:rsid w:val="00345366"/>
    <w:rsid w:val="00347B28"/>
    <w:rsid w:val="0036477F"/>
    <w:rsid w:val="003702C4"/>
    <w:rsid w:val="00371937"/>
    <w:rsid w:val="00374D9D"/>
    <w:rsid w:val="00376211"/>
    <w:rsid w:val="00376535"/>
    <w:rsid w:val="00380C5F"/>
    <w:rsid w:val="00380DD3"/>
    <w:rsid w:val="003816DC"/>
    <w:rsid w:val="003830A1"/>
    <w:rsid w:val="00383521"/>
    <w:rsid w:val="00385157"/>
    <w:rsid w:val="0039005D"/>
    <w:rsid w:val="003907B8"/>
    <w:rsid w:val="00396773"/>
    <w:rsid w:val="003968F7"/>
    <w:rsid w:val="0039755E"/>
    <w:rsid w:val="00397DF7"/>
    <w:rsid w:val="003A07CF"/>
    <w:rsid w:val="003A22CD"/>
    <w:rsid w:val="003A33EF"/>
    <w:rsid w:val="003A5560"/>
    <w:rsid w:val="003A5D1B"/>
    <w:rsid w:val="003A7FC5"/>
    <w:rsid w:val="003B4AC6"/>
    <w:rsid w:val="003D0A44"/>
    <w:rsid w:val="003D4C1D"/>
    <w:rsid w:val="003D5891"/>
    <w:rsid w:val="003D6215"/>
    <w:rsid w:val="003E2176"/>
    <w:rsid w:val="003E3D59"/>
    <w:rsid w:val="003F1387"/>
    <w:rsid w:val="003F3341"/>
    <w:rsid w:val="003F47BF"/>
    <w:rsid w:val="003F488F"/>
    <w:rsid w:val="003F4EDC"/>
    <w:rsid w:val="003F5D84"/>
    <w:rsid w:val="004020BA"/>
    <w:rsid w:val="0040459A"/>
    <w:rsid w:val="0040464D"/>
    <w:rsid w:val="00405CEC"/>
    <w:rsid w:val="00406934"/>
    <w:rsid w:val="004069D3"/>
    <w:rsid w:val="00406EAC"/>
    <w:rsid w:val="00411801"/>
    <w:rsid w:val="00412501"/>
    <w:rsid w:val="00413752"/>
    <w:rsid w:val="004140FD"/>
    <w:rsid w:val="00414438"/>
    <w:rsid w:val="0042309D"/>
    <w:rsid w:val="004321CB"/>
    <w:rsid w:val="00434A39"/>
    <w:rsid w:val="004412AE"/>
    <w:rsid w:val="00441A3A"/>
    <w:rsid w:val="00445680"/>
    <w:rsid w:val="00446B0F"/>
    <w:rsid w:val="00452209"/>
    <w:rsid w:val="00453D6B"/>
    <w:rsid w:val="00455045"/>
    <w:rsid w:val="004576E6"/>
    <w:rsid w:val="00462FAE"/>
    <w:rsid w:val="004656A6"/>
    <w:rsid w:val="004720DB"/>
    <w:rsid w:val="004728B9"/>
    <w:rsid w:val="00472DBD"/>
    <w:rsid w:val="00472DDA"/>
    <w:rsid w:val="004733AC"/>
    <w:rsid w:val="00477D27"/>
    <w:rsid w:val="00480FBE"/>
    <w:rsid w:val="004877B3"/>
    <w:rsid w:val="00491408"/>
    <w:rsid w:val="00496C5B"/>
    <w:rsid w:val="004A0E69"/>
    <w:rsid w:val="004A1BF8"/>
    <w:rsid w:val="004A5EA3"/>
    <w:rsid w:val="004A6722"/>
    <w:rsid w:val="004B481A"/>
    <w:rsid w:val="004B6477"/>
    <w:rsid w:val="004C0640"/>
    <w:rsid w:val="004C38B4"/>
    <w:rsid w:val="004D2E65"/>
    <w:rsid w:val="004D4770"/>
    <w:rsid w:val="004E031C"/>
    <w:rsid w:val="004E55C0"/>
    <w:rsid w:val="004E5C54"/>
    <w:rsid w:val="004E643D"/>
    <w:rsid w:val="004F10D6"/>
    <w:rsid w:val="004F2214"/>
    <w:rsid w:val="004F3D06"/>
    <w:rsid w:val="004F42B3"/>
    <w:rsid w:val="004F448F"/>
    <w:rsid w:val="005018F0"/>
    <w:rsid w:val="00502E58"/>
    <w:rsid w:val="005031E3"/>
    <w:rsid w:val="0051172F"/>
    <w:rsid w:val="00511EC9"/>
    <w:rsid w:val="00511FE5"/>
    <w:rsid w:val="005124B1"/>
    <w:rsid w:val="005157D7"/>
    <w:rsid w:val="00515EE7"/>
    <w:rsid w:val="00520E58"/>
    <w:rsid w:val="00521771"/>
    <w:rsid w:val="00522E8C"/>
    <w:rsid w:val="0052455E"/>
    <w:rsid w:val="005321D4"/>
    <w:rsid w:val="00533568"/>
    <w:rsid w:val="005358E5"/>
    <w:rsid w:val="005403F4"/>
    <w:rsid w:val="00540479"/>
    <w:rsid w:val="00540ED6"/>
    <w:rsid w:val="0054164F"/>
    <w:rsid w:val="00545B95"/>
    <w:rsid w:val="00547F17"/>
    <w:rsid w:val="005507C4"/>
    <w:rsid w:val="00554BA0"/>
    <w:rsid w:val="005619CF"/>
    <w:rsid w:val="00564B48"/>
    <w:rsid w:val="00564D1C"/>
    <w:rsid w:val="00571F35"/>
    <w:rsid w:val="00572B42"/>
    <w:rsid w:val="00573EBA"/>
    <w:rsid w:val="00575743"/>
    <w:rsid w:val="005765C2"/>
    <w:rsid w:val="00580050"/>
    <w:rsid w:val="00580EC8"/>
    <w:rsid w:val="00581462"/>
    <w:rsid w:val="005833CB"/>
    <w:rsid w:val="00585995"/>
    <w:rsid w:val="00591DA3"/>
    <w:rsid w:val="005922F6"/>
    <w:rsid w:val="00592F37"/>
    <w:rsid w:val="005A5F70"/>
    <w:rsid w:val="005A6F21"/>
    <w:rsid w:val="005A7561"/>
    <w:rsid w:val="005B122E"/>
    <w:rsid w:val="005B42EE"/>
    <w:rsid w:val="005B6C0F"/>
    <w:rsid w:val="005B766A"/>
    <w:rsid w:val="005B76B6"/>
    <w:rsid w:val="005C06BF"/>
    <w:rsid w:val="005C0A18"/>
    <w:rsid w:val="005C27AD"/>
    <w:rsid w:val="005C27DD"/>
    <w:rsid w:val="005C3205"/>
    <w:rsid w:val="005C3487"/>
    <w:rsid w:val="005C67E1"/>
    <w:rsid w:val="005C7146"/>
    <w:rsid w:val="005C7434"/>
    <w:rsid w:val="005D36B8"/>
    <w:rsid w:val="005D7238"/>
    <w:rsid w:val="005F0FCE"/>
    <w:rsid w:val="005F1D8C"/>
    <w:rsid w:val="005F52E3"/>
    <w:rsid w:val="006023F9"/>
    <w:rsid w:val="00607889"/>
    <w:rsid w:val="0061034D"/>
    <w:rsid w:val="0061059C"/>
    <w:rsid w:val="00610770"/>
    <w:rsid w:val="00615369"/>
    <w:rsid w:val="0062005C"/>
    <w:rsid w:val="00621D1D"/>
    <w:rsid w:val="006256DC"/>
    <w:rsid w:val="0062604D"/>
    <w:rsid w:val="00627A33"/>
    <w:rsid w:val="00627D9B"/>
    <w:rsid w:val="0063522E"/>
    <w:rsid w:val="00637220"/>
    <w:rsid w:val="00643A6E"/>
    <w:rsid w:val="00643ABB"/>
    <w:rsid w:val="00644209"/>
    <w:rsid w:val="00646AC4"/>
    <w:rsid w:val="00651293"/>
    <w:rsid w:val="00651349"/>
    <w:rsid w:val="006602A3"/>
    <w:rsid w:val="006604D7"/>
    <w:rsid w:val="00661B0E"/>
    <w:rsid w:val="006626BC"/>
    <w:rsid w:val="006673D2"/>
    <w:rsid w:val="006721AA"/>
    <w:rsid w:val="00677611"/>
    <w:rsid w:val="006836D1"/>
    <w:rsid w:val="006840D9"/>
    <w:rsid w:val="0069080F"/>
    <w:rsid w:val="006912A0"/>
    <w:rsid w:val="00693EB1"/>
    <w:rsid w:val="0069561D"/>
    <w:rsid w:val="00696C11"/>
    <w:rsid w:val="006A1B00"/>
    <w:rsid w:val="006A2BED"/>
    <w:rsid w:val="006A3C45"/>
    <w:rsid w:val="006B1508"/>
    <w:rsid w:val="006B6B5F"/>
    <w:rsid w:val="006B6E5E"/>
    <w:rsid w:val="006C0548"/>
    <w:rsid w:val="006C312E"/>
    <w:rsid w:val="006C4218"/>
    <w:rsid w:val="006C4378"/>
    <w:rsid w:val="006C7E3E"/>
    <w:rsid w:val="006D0FC6"/>
    <w:rsid w:val="006D37EC"/>
    <w:rsid w:val="006E2FC8"/>
    <w:rsid w:val="006E5874"/>
    <w:rsid w:val="006F5541"/>
    <w:rsid w:val="006F5F4E"/>
    <w:rsid w:val="006F7BC3"/>
    <w:rsid w:val="00702477"/>
    <w:rsid w:val="00710DCB"/>
    <w:rsid w:val="00720EFF"/>
    <w:rsid w:val="007255ED"/>
    <w:rsid w:val="007259BA"/>
    <w:rsid w:val="007267B1"/>
    <w:rsid w:val="007304A1"/>
    <w:rsid w:val="00730B39"/>
    <w:rsid w:val="00733011"/>
    <w:rsid w:val="00735BCF"/>
    <w:rsid w:val="00735E2E"/>
    <w:rsid w:val="0073643A"/>
    <w:rsid w:val="00736D32"/>
    <w:rsid w:val="00737BF8"/>
    <w:rsid w:val="007406F6"/>
    <w:rsid w:val="00742E6F"/>
    <w:rsid w:val="00750E57"/>
    <w:rsid w:val="00751A31"/>
    <w:rsid w:val="00751D06"/>
    <w:rsid w:val="0075677D"/>
    <w:rsid w:val="00756A1B"/>
    <w:rsid w:val="007571B3"/>
    <w:rsid w:val="0075796B"/>
    <w:rsid w:val="00764C32"/>
    <w:rsid w:val="00765C79"/>
    <w:rsid w:val="00766D44"/>
    <w:rsid w:val="0077117D"/>
    <w:rsid w:val="00772BA4"/>
    <w:rsid w:val="00773588"/>
    <w:rsid w:val="00780FBB"/>
    <w:rsid w:val="007820E8"/>
    <w:rsid w:val="00785049"/>
    <w:rsid w:val="00785D19"/>
    <w:rsid w:val="0079290A"/>
    <w:rsid w:val="0079305D"/>
    <w:rsid w:val="0079682E"/>
    <w:rsid w:val="00797541"/>
    <w:rsid w:val="007A1AB3"/>
    <w:rsid w:val="007A2B29"/>
    <w:rsid w:val="007A3DF3"/>
    <w:rsid w:val="007B13BE"/>
    <w:rsid w:val="007B1CFF"/>
    <w:rsid w:val="007B34E3"/>
    <w:rsid w:val="007B5280"/>
    <w:rsid w:val="007B7CF6"/>
    <w:rsid w:val="007B7EAD"/>
    <w:rsid w:val="007C2282"/>
    <w:rsid w:val="007C305B"/>
    <w:rsid w:val="007C5657"/>
    <w:rsid w:val="007D05BE"/>
    <w:rsid w:val="007D0C55"/>
    <w:rsid w:val="007E1E90"/>
    <w:rsid w:val="007E56AE"/>
    <w:rsid w:val="007E5DD1"/>
    <w:rsid w:val="007E6741"/>
    <w:rsid w:val="007F0201"/>
    <w:rsid w:val="007F33CF"/>
    <w:rsid w:val="007F3470"/>
    <w:rsid w:val="007F5793"/>
    <w:rsid w:val="007F77CD"/>
    <w:rsid w:val="00802D19"/>
    <w:rsid w:val="00803B6B"/>
    <w:rsid w:val="00806BED"/>
    <w:rsid w:val="00807506"/>
    <w:rsid w:val="0081310B"/>
    <w:rsid w:val="00813E61"/>
    <w:rsid w:val="00814E0F"/>
    <w:rsid w:val="00820235"/>
    <w:rsid w:val="0082032E"/>
    <w:rsid w:val="00821960"/>
    <w:rsid w:val="00822F7C"/>
    <w:rsid w:val="00823847"/>
    <w:rsid w:val="00824BDC"/>
    <w:rsid w:val="00830657"/>
    <w:rsid w:val="00830DF8"/>
    <w:rsid w:val="008317F4"/>
    <w:rsid w:val="008325A1"/>
    <w:rsid w:val="00832CB2"/>
    <w:rsid w:val="008330C7"/>
    <w:rsid w:val="008369CE"/>
    <w:rsid w:val="008448DF"/>
    <w:rsid w:val="00850752"/>
    <w:rsid w:val="00852187"/>
    <w:rsid w:val="0085649A"/>
    <w:rsid w:val="00860BD1"/>
    <w:rsid w:val="008635A1"/>
    <w:rsid w:val="00867709"/>
    <w:rsid w:val="0087245F"/>
    <w:rsid w:val="008728F6"/>
    <w:rsid w:val="00874DE0"/>
    <w:rsid w:val="0087610E"/>
    <w:rsid w:val="0088109E"/>
    <w:rsid w:val="00882FC9"/>
    <w:rsid w:val="00894D5E"/>
    <w:rsid w:val="00896228"/>
    <w:rsid w:val="008A2FAF"/>
    <w:rsid w:val="008A5064"/>
    <w:rsid w:val="008A6188"/>
    <w:rsid w:val="008B2787"/>
    <w:rsid w:val="008B3526"/>
    <w:rsid w:val="008B5753"/>
    <w:rsid w:val="008B586C"/>
    <w:rsid w:val="008C0C42"/>
    <w:rsid w:val="008C1179"/>
    <w:rsid w:val="008C5F69"/>
    <w:rsid w:val="008D0A37"/>
    <w:rsid w:val="008D2D77"/>
    <w:rsid w:val="008D769F"/>
    <w:rsid w:val="008E0C69"/>
    <w:rsid w:val="008E10B4"/>
    <w:rsid w:val="008E3D40"/>
    <w:rsid w:val="008E5055"/>
    <w:rsid w:val="0091030F"/>
    <w:rsid w:val="009157D5"/>
    <w:rsid w:val="0091613A"/>
    <w:rsid w:val="0092015B"/>
    <w:rsid w:val="009214E8"/>
    <w:rsid w:val="00922DEA"/>
    <w:rsid w:val="0092406A"/>
    <w:rsid w:val="00924D3C"/>
    <w:rsid w:val="009266F3"/>
    <w:rsid w:val="00931E88"/>
    <w:rsid w:val="0093262E"/>
    <w:rsid w:val="00933494"/>
    <w:rsid w:val="00940283"/>
    <w:rsid w:val="00942559"/>
    <w:rsid w:val="00951595"/>
    <w:rsid w:val="00952BEC"/>
    <w:rsid w:val="00952F8A"/>
    <w:rsid w:val="009546E5"/>
    <w:rsid w:val="00954848"/>
    <w:rsid w:val="0096202C"/>
    <w:rsid w:val="00962A27"/>
    <w:rsid w:val="00963234"/>
    <w:rsid w:val="00963736"/>
    <w:rsid w:val="00963B00"/>
    <w:rsid w:val="009645E5"/>
    <w:rsid w:val="00974BBA"/>
    <w:rsid w:val="0098080B"/>
    <w:rsid w:val="009817CD"/>
    <w:rsid w:val="00981AB3"/>
    <w:rsid w:val="00982021"/>
    <w:rsid w:val="009828CA"/>
    <w:rsid w:val="00986FCD"/>
    <w:rsid w:val="0099105C"/>
    <w:rsid w:val="00996B5A"/>
    <w:rsid w:val="009A2985"/>
    <w:rsid w:val="009A31D7"/>
    <w:rsid w:val="009A365F"/>
    <w:rsid w:val="009B1106"/>
    <w:rsid w:val="009B2B61"/>
    <w:rsid w:val="009B5384"/>
    <w:rsid w:val="009C3049"/>
    <w:rsid w:val="009C38F6"/>
    <w:rsid w:val="009C3E34"/>
    <w:rsid w:val="009C5B94"/>
    <w:rsid w:val="009C7067"/>
    <w:rsid w:val="009D2665"/>
    <w:rsid w:val="009D4875"/>
    <w:rsid w:val="009E072A"/>
    <w:rsid w:val="009E2238"/>
    <w:rsid w:val="009E2421"/>
    <w:rsid w:val="009E5EE1"/>
    <w:rsid w:val="009F3DCD"/>
    <w:rsid w:val="009F58A8"/>
    <w:rsid w:val="009F782F"/>
    <w:rsid w:val="00A048AE"/>
    <w:rsid w:val="00A06382"/>
    <w:rsid w:val="00A10104"/>
    <w:rsid w:val="00A134C2"/>
    <w:rsid w:val="00A17665"/>
    <w:rsid w:val="00A23623"/>
    <w:rsid w:val="00A23A37"/>
    <w:rsid w:val="00A23D6E"/>
    <w:rsid w:val="00A2458A"/>
    <w:rsid w:val="00A31879"/>
    <w:rsid w:val="00A3328A"/>
    <w:rsid w:val="00A36FA5"/>
    <w:rsid w:val="00A3786D"/>
    <w:rsid w:val="00A37A3A"/>
    <w:rsid w:val="00A411B7"/>
    <w:rsid w:val="00A45E56"/>
    <w:rsid w:val="00A47B11"/>
    <w:rsid w:val="00A50FE8"/>
    <w:rsid w:val="00A52019"/>
    <w:rsid w:val="00A57713"/>
    <w:rsid w:val="00A60DC3"/>
    <w:rsid w:val="00A727CA"/>
    <w:rsid w:val="00A74675"/>
    <w:rsid w:val="00A751DB"/>
    <w:rsid w:val="00A8348C"/>
    <w:rsid w:val="00A84500"/>
    <w:rsid w:val="00A84756"/>
    <w:rsid w:val="00A87B3E"/>
    <w:rsid w:val="00A962CA"/>
    <w:rsid w:val="00AA36F7"/>
    <w:rsid w:val="00AA6399"/>
    <w:rsid w:val="00AA6F15"/>
    <w:rsid w:val="00AB032C"/>
    <w:rsid w:val="00AB0B6A"/>
    <w:rsid w:val="00AB2A78"/>
    <w:rsid w:val="00AB588C"/>
    <w:rsid w:val="00AB5B03"/>
    <w:rsid w:val="00AC17A9"/>
    <w:rsid w:val="00AC5884"/>
    <w:rsid w:val="00AC69D3"/>
    <w:rsid w:val="00AD17E5"/>
    <w:rsid w:val="00AD2851"/>
    <w:rsid w:val="00AD641C"/>
    <w:rsid w:val="00AD7DAD"/>
    <w:rsid w:val="00AE1E6A"/>
    <w:rsid w:val="00AE26CD"/>
    <w:rsid w:val="00AF3720"/>
    <w:rsid w:val="00B01B7A"/>
    <w:rsid w:val="00B05334"/>
    <w:rsid w:val="00B06B8B"/>
    <w:rsid w:val="00B06FA4"/>
    <w:rsid w:val="00B143ED"/>
    <w:rsid w:val="00B14DAC"/>
    <w:rsid w:val="00B16677"/>
    <w:rsid w:val="00B16E10"/>
    <w:rsid w:val="00B20007"/>
    <w:rsid w:val="00B20728"/>
    <w:rsid w:val="00B2082B"/>
    <w:rsid w:val="00B21390"/>
    <w:rsid w:val="00B232AE"/>
    <w:rsid w:val="00B25768"/>
    <w:rsid w:val="00B30FBA"/>
    <w:rsid w:val="00B37F17"/>
    <w:rsid w:val="00B41D69"/>
    <w:rsid w:val="00B469A9"/>
    <w:rsid w:val="00B46DE4"/>
    <w:rsid w:val="00B47F12"/>
    <w:rsid w:val="00B5022C"/>
    <w:rsid w:val="00B517EB"/>
    <w:rsid w:val="00B51FA6"/>
    <w:rsid w:val="00B53837"/>
    <w:rsid w:val="00B6041D"/>
    <w:rsid w:val="00B63843"/>
    <w:rsid w:val="00B656B5"/>
    <w:rsid w:val="00B66265"/>
    <w:rsid w:val="00B7157C"/>
    <w:rsid w:val="00B755F1"/>
    <w:rsid w:val="00B76876"/>
    <w:rsid w:val="00B77352"/>
    <w:rsid w:val="00B81CED"/>
    <w:rsid w:val="00B93159"/>
    <w:rsid w:val="00B93C49"/>
    <w:rsid w:val="00B94A21"/>
    <w:rsid w:val="00B97692"/>
    <w:rsid w:val="00B977FA"/>
    <w:rsid w:val="00B97F67"/>
    <w:rsid w:val="00BA2652"/>
    <w:rsid w:val="00BA32B3"/>
    <w:rsid w:val="00BA35D5"/>
    <w:rsid w:val="00BA6C60"/>
    <w:rsid w:val="00BB02BC"/>
    <w:rsid w:val="00BB1E16"/>
    <w:rsid w:val="00BB4209"/>
    <w:rsid w:val="00BC0B59"/>
    <w:rsid w:val="00BC1644"/>
    <w:rsid w:val="00BC3A45"/>
    <w:rsid w:val="00BC65BC"/>
    <w:rsid w:val="00BD0996"/>
    <w:rsid w:val="00BD09B9"/>
    <w:rsid w:val="00BD20ED"/>
    <w:rsid w:val="00BD6618"/>
    <w:rsid w:val="00BD6C0D"/>
    <w:rsid w:val="00BD7991"/>
    <w:rsid w:val="00BE17F5"/>
    <w:rsid w:val="00BE4AC7"/>
    <w:rsid w:val="00BF3861"/>
    <w:rsid w:val="00BF6F93"/>
    <w:rsid w:val="00BF72E9"/>
    <w:rsid w:val="00BF797B"/>
    <w:rsid w:val="00C028FE"/>
    <w:rsid w:val="00C05F70"/>
    <w:rsid w:val="00C06501"/>
    <w:rsid w:val="00C06ECE"/>
    <w:rsid w:val="00C11545"/>
    <w:rsid w:val="00C13705"/>
    <w:rsid w:val="00C24E12"/>
    <w:rsid w:val="00C256E6"/>
    <w:rsid w:val="00C30D91"/>
    <w:rsid w:val="00C30DE5"/>
    <w:rsid w:val="00C36900"/>
    <w:rsid w:val="00C40B84"/>
    <w:rsid w:val="00C42B54"/>
    <w:rsid w:val="00C446F3"/>
    <w:rsid w:val="00C514F8"/>
    <w:rsid w:val="00C51D61"/>
    <w:rsid w:val="00C52793"/>
    <w:rsid w:val="00C533FD"/>
    <w:rsid w:val="00C54A4D"/>
    <w:rsid w:val="00C551CE"/>
    <w:rsid w:val="00C575D9"/>
    <w:rsid w:val="00C610A5"/>
    <w:rsid w:val="00C61B78"/>
    <w:rsid w:val="00C64186"/>
    <w:rsid w:val="00C66815"/>
    <w:rsid w:val="00C713F8"/>
    <w:rsid w:val="00C764A1"/>
    <w:rsid w:val="00C827E2"/>
    <w:rsid w:val="00C82E27"/>
    <w:rsid w:val="00C838E1"/>
    <w:rsid w:val="00C84370"/>
    <w:rsid w:val="00C8492A"/>
    <w:rsid w:val="00C854A7"/>
    <w:rsid w:val="00C8705C"/>
    <w:rsid w:val="00C87FCF"/>
    <w:rsid w:val="00C9192E"/>
    <w:rsid w:val="00C945D2"/>
    <w:rsid w:val="00C97777"/>
    <w:rsid w:val="00C97A1B"/>
    <w:rsid w:val="00CA0CAF"/>
    <w:rsid w:val="00CA7F6F"/>
    <w:rsid w:val="00CB0ADE"/>
    <w:rsid w:val="00CB3245"/>
    <w:rsid w:val="00CB5146"/>
    <w:rsid w:val="00CB72EE"/>
    <w:rsid w:val="00CC16FD"/>
    <w:rsid w:val="00CC403A"/>
    <w:rsid w:val="00CD5DAE"/>
    <w:rsid w:val="00CE31DC"/>
    <w:rsid w:val="00CE43DC"/>
    <w:rsid w:val="00CE4714"/>
    <w:rsid w:val="00CF28F5"/>
    <w:rsid w:val="00CF31DE"/>
    <w:rsid w:val="00CF70DB"/>
    <w:rsid w:val="00D00880"/>
    <w:rsid w:val="00D01D12"/>
    <w:rsid w:val="00D025C2"/>
    <w:rsid w:val="00D050C0"/>
    <w:rsid w:val="00D105B6"/>
    <w:rsid w:val="00D1071D"/>
    <w:rsid w:val="00D13449"/>
    <w:rsid w:val="00D1547A"/>
    <w:rsid w:val="00D16C29"/>
    <w:rsid w:val="00D16EAD"/>
    <w:rsid w:val="00D17413"/>
    <w:rsid w:val="00D210B2"/>
    <w:rsid w:val="00D2205F"/>
    <w:rsid w:val="00D25F68"/>
    <w:rsid w:val="00D31950"/>
    <w:rsid w:val="00D3342B"/>
    <w:rsid w:val="00D3388F"/>
    <w:rsid w:val="00D36B1F"/>
    <w:rsid w:val="00D411B8"/>
    <w:rsid w:val="00D439DB"/>
    <w:rsid w:val="00D47C5D"/>
    <w:rsid w:val="00D47EED"/>
    <w:rsid w:val="00D53F08"/>
    <w:rsid w:val="00D5753E"/>
    <w:rsid w:val="00D7239E"/>
    <w:rsid w:val="00D82F44"/>
    <w:rsid w:val="00D839F1"/>
    <w:rsid w:val="00D853EE"/>
    <w:rsid w:val="00D85B77"/>
    <w:rsid w:val="00D8603A"/>
    <w:rsid w:val="00D86AE5"/>
    <w:rsid w:val="00D921E6"/>
    <w:rsid w:val="00DA6CEB"/>
    <w:rsid w:val="00DA7EA1"/>
    <w:rsid w:val="00DB1A0C"/>
    <w:rsid w:val="00DB2655"/>
    <w:rsid w:val="00DB6E84"/>
    <w:rsid w:val="00DC0D91"/>
    <w:rsid w:val="00DC1749"/>
    <w:rsid w:val="00DC1B78"/>
    <w:rsid w:val="00DC27DA"/>
    <w:rsid w:val="00DC3CEF"/>
    <w:rsid w:val="00DC3DE8"/>
    <w:rsid w:val="00DC5EF0"/>
    <w:rsid w:val="00DC7668"/>
    <w:rsid w:val="00DD0037"/>
    <w:rsid w:val="00DD224D"/>
    <w:rsid w:val="00DD236E"/>
    <w:rsid w:val="00DD426C"/>
    <w:rsid w:val="00DD64D0"/>
    <w:rsid w:val="00E00945"/>
    <w:rsid w:val="00E01CCF"/>
    <w:rsid w:val="00E01F97"/>
    <w:rsid w:val="00E02C9D"/>
    <w:rsid w:val="00E114BF"/>
    <w:rsid w:val="00E15E44"/>
    <w:rsid w:val="00E1674C"/>
    <w:rsid w:val="00E20F71"/>
    <w:rsid w:val="00E2388B"/>
    <w:rsid w:val="00E27424"/>
    <w:rsid w:val="00E277E3"/>
    <w:rsid w:val="00E31E79"/>
    <w:rsid w:val="00E32C3C"/>
    <w:rsid w:val="00E332AA"/>
    <w:rsid w:val="00E35EEC"/>
    <w:rsid w:val="00E404A2"/>
    <w:rsid w:val="00E43819"/>
    <w:rsid w:val="00E460EC"/>
    <w:rsid w:val="00E46BE6"/>
    <w:rsid w:val="00E4712A"/>
    <w:rsid w:val="00E5010B"/>
    <w:rsid w:val="00E52111"/>
    <w:rsid w:val="00E6209D"/>
    <w:rsid w:val="00E62EAA"/>
    <w:rsid w:val="00E63A3B"/>
    <w:rsid w:val="00E73275"/>
    <w:rsid w:val="00E764D9"/>
    <w:rsid w:val="00E76F89"/>
    <w:rsid w:val="00E77D36"/>
    <w:rsid w:val="00E81A5B"/>
    <w:rsid w:val="00E83F02"/>
    <w:rsid w:val="00E8654B"/>
    <w:rsid w:val="00E9393D"/>
    <w:rsid w:val="00E93BE5"/>
    <w:rsid w:val="00EA130B"/>
    <w:rsid w:val="00EA4D75"/>
    <w:rsid w:val="00EA68E1"/>
    <w:rsid w:val="00EB3741"/>
    <w:rsid w:val="00EB5587"/>
    <w:rsid w:val="00EB579B"/>
    <w:rsid w:val="00EB71E5"/>
    <w:rsid w:val="00EC257A"/>
    <w:rsid w:val="00EC26F5"/>
    <w:rsid w:val="00EC4F08"/>
    <w:rsid w:val="00ED453A"/>
    <w:rsid w:val="00ED56F3"/>
    <w:rsid w:val="00EE13D8"/>
    <w:rsid w:val="00EE5AA6"/>
    <w:rsid w:val="00EE7C0B"/>
    <w:rsid w:val="00EF2E5B"/>
    <w:rsid w:val="00EF56D2"/>
    <w:rsid w:val="00EF61E9"/>
    <w:rsid w:val="00EF6486"/>
    <w:rsid w:val="00F00A11"/>
    <w:rsid w:val="00F066A3"/>
    <w:rsid w:val="00F10621"/>
    <w:rsid w:val="00F13656"/>
    <w:rsid w:val="00F137DB"/>
    <w:rsid w:val="00F151A3"/>
    <w:rsid w:val="00F1700E"/>
    <w:rsid w:val="00F26158"/>
    <w:rsid w:val="00F26225"/>
    <w:rsid w:val="00F269AF"/>
    <w:rsid w:val="00F32A8C"/>
    <w:rsid w:val="00F33F3B"/>
    <w:rsid w:val="00F345A8"/>
    <w:rsid w:val="00F35FB1"/>
    <w:rsid w:val="00F450FB"/>
    <w:rsid w:val="00F51FA3"/>
    <w:rsid w:val="00F549BE"/>
    <w:rsid w:val="00F57F37"/>
    <w:rsid w:val="00F60568"/>
    <w:rsid w:val="00F631D1"/>
    <w:rsid w:val="00F66DBB"/>
    <w:rsid w:val="00F674A6"/>
    <w:rsid w:val="00F70A20"/>
    <w:rsid w:val="00F747C2"/>
    <w:rsid w:val="00F75F79"/>
    <w:rsid w:val="00F8054A"/>
    <w:rsid w:val="00F83DD0"/>
    <w:rsid w:val="00F93AB0"/>
    <w:rsid w:val="00F9684A"/>
    <w:rsid w:val="00FA32ED"/>
    <w:rsid w:val="00FA6DC5"/>
    <w:rsid w:val="00FB39B4"/>
    <w:rsid w:val="00FB65C8"/>
    <w:rsid w:val="00FC31B4"/>
    <w:rsid w:val="00FC3C7E"/>
    <w:rsid w:val="00FC471F"/>
    <w:rsid w:val="00FC71C3"/>
    <w:rsid w:val="00FC778A"/>
    <w:rsid w:val="00FD12F4"/>
    <w:rsid w:val="00FD24B1"/>
    <w:rsid w:val="00FE2956"/>
    <w:rsid w:val="00FE32DF"/>
    <w:rsid w:val="00FE3F2B"/>
    <w:rsid w:val="00FE584D"/>
    <w:rsid w:val="00FE6A08"/>
    <w:rsid w:val="00FE79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412357"/>
  <w15:chartTrackingRefBased/>
  <w15:docId w15:val="{AEAA8B2C-E270-4A36-BC25-F881091D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4" w:qFormat="1"/>
    <w:lsdException w:name="heading 2" w:semiHidden="1" w:uiPriority="5" w:unhideWhenUsed="1" w:qFormat="1"/>
    <w:lsdException w:name="heading 3" w:semiHidden="1" w:uiPriority="9" w:unhideWhenUsed="1" w:qFormat="1"/>
    <w:lsdException w:name="heading 4" w:semiHidden="1" w:uiPriority="7"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D36B8"/>
    <w:pPr>
      <w:widowControl w:val="0"/>
      <w:spacing w:line="360" w:lineRule="auto"/>
      <w:ind w:firstLineChars="200" w:firstLine="200"/>
      <w:jc w:val="both"/>
    </w:pPr>
    <w:rPr>
      <w:rFonts w:ascii="Times New Roman" w:hAnsi="Times New Roman"/>
      <w:sz w:val="24"/>
    </w:rPr>
  </w:style>
  <w:style w:type="paragraph" w:styleId="1">
    <w:name w:val="heading 1"/>
    <w:basedOn w:val="a"/>
    <w:link w:val="10"/>
    <w:uiPriority w:val="4"/>
    <w:qFormat/>
    <w:rsid w:val="00BA6C60"/>
    <w:pPr>
      <w:spacing w:before="34"/>
      <w:ind w:left="566" w:hanging="454"/>
      <w:jc w:val="left"/>
      <w:outlineLvl w:val="0"/>
    </w:pPr>
    <w:rPr>
      <w:rFonts w:ascii="Calibri" w:eastAsia="Calibri" w:hAnsi="Calibri"/>
      <w:b/>
      <w:bCs/>
      <w:kern w:val="0"/>
      <w:sz w:val="32"/>
      <w:szCs w:val="32"/>
      <w:lang w:eastAsia="en-US"/>
    </w:rPr>
  </w:style>
  <w:style w:type="paragraph" w:styleId="2">
    <w:name w:val="heading 2"/>
    <w:aliases w:val="模板2级标题"/>
    <w:basedOn w:val="a"/>
    <w:next w:val="a"/>
    <w:link w:val="20"/>
    <w:uiPriority w:val="5"/>
    <w:unhideWhenUsed/>
    <w:qFormat/>
    <w:rsid w:val="00BA6C6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aliases w:val="模板3级标题"/>
    <w:basedOn w:val="a"/>
    <w:next w:val="a"/>
    <w:link w:val="30"/>
    <w:uiPriority w:val="9"/>
    <w:unhideWhenUsed/>
    <w:qFormat/>
    <w:rsid w:val="00C06501"/>
    <w:pPr>
      <w:keepNext/>
      <w:keepLines/>
      <w:spacing w:before="260" w:after="260" w:line="416" w:lineRule="auto"/>
      <w:outlineLvl w:val="2"/>
    </w:pPr>
    <w:rPr>
      <w:b/>
      <w:bCs/>
      <w:sz w:val="32"/>
      <w:szCs w:val="32"/>
    </w:rPr>
  </w:style>
  <w:style w:type="paragraph" w:styleId="4">
    <w:name w:val="heading 4"/>
    <w:basedOn w:val="a"/>
    <w:next w:val="a"/>
    <w:link w:val="40"/>
    <w:uiPriority w:val="7"/>
    <w:unhideWhenUsed/>
    <w:rsid w:val="00C06501"/>
    <w:pPr>
      <w:keepNext/>
      <w:keepLines/>
      <w:adjustRightInd w:val="0"/>
      <w:spacing w:before="40" w:line="360" w:lineRule="atLeast"/>
      <w:textAlignment w:val="baseline"/>
      <w:outlineLvl w:val="3"/>
    </w:pPr>
    <w:rPr>
      <w:rFonts w:asciiTheme="majorHAnsi" w:eastAsiaTheme="majorEastAsia" w:hAnsiTheme="majorHAnsi" w:cstheme="majorBidi"/>
      <w:i/>
      <w:iCs/>
      <w:color w:val="2E74B5" w:themeColor="accent1" w:themeShade="BF"/>
      <w:kern w:val="0"/>
      <w:szCs w:val="24"/>
    </w:rPr>
  </w:style>
  <w:style w:type="paragraph" w:styleId="5">
    <w:name w:val="heading 5"/>
    <w:basedOn w:val="a"/>
    <w:next w:val="a"/>
    <w:link w:val="50"/>
    <w:uiPriority w:val="9"/>
    <w:unhideWhenUsed/>
    <w:qFormat/>
    <w:rsid w:val="00651349"/>
    <w:pPr>
      <w:keepNext/>
      <w:keepLines/>
      <w:spacing w:before="280" w:after="290" w:line="376" w:lineRule="auto"/>
      <w:outlineLvl w:val="4"/>
    </w:pPr>
    <w:rPr>
      <w:b/>
      <w:bCs/>
      <w:sz w:val="28"/>
      <w:szCs w:val="28"/>
    </w:rPr>
  </w:style>
  <w:style w:type="paragraph" w:styleId="6">
    <w:name w:val="heading 6"/>
    <w:basedOn w:val="a"/>
    <w:next w:val="a"/>
    <w:link w:val="60"/>
    <w:uiPriority w:val="9"/>
    <w:unhideWhenUsed/>
    <w:qFormat/>
    <w:rsid w:val="00AB5B03"/>
    <w:pPr>
      <w:keepNext/>
      <w:keepLines/>
      <w:spacing w:before="240" w:after="64" w:line="320" w:lineRule="auto"/>
      <w:outlineLvl w:val="5"/>
    </w:pPr>
    <w:rPr>
      <w:rFonts w:asciiTheme="majorHAnsi" w:eastAsiaTheme="majorEastAsia" w:hAnsiTheme="majorHAnsi" w:cstheme="majorBidi"/>
      <w:b/>
      <w:bCs/>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B1A0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DB1A0C"/>
    <w:rPr>
      <w:sz w:val="18"/>
      <w:szCs w:val="18"/>
    </w:rPr>
  </w:style>
  <w:style w:type="paragraph" w:styleId="a5">
    <w:name w:val="footer"/>
    <w:basedOn w:val="a"/>
    <w:link w:val="a6"/>
    <w:uiPriority w:val="99"/>
    <w:unhideWhenUsed/>
    <w:rsid w:val="00DB1A0C"/>
    <w:pPr>
      <w:tabs>
        <w:tab w:val="center" w:pos="4153"/>
        <w:tab w:val="right" w:pos="8306"/>
      </w:tabs>
      <w:snapToGrid w:val="0"/>
      <w:jc w:val="left"/>
    </w:pPr>
    <w:rPr>
      <w:sz w:val="18"/>
      <w:szCs w:val="18"/>
    </w:rPr>
  </w:style>
  <w:style w:type="character" w:customStyle="1" w:styleId="a6">
    <w:name w:val="页脚 字符"/>
    <w:basedOn w:val="a0"/>
    <w:link w:val="a5"/>
    <w:uiPriority w:val="99"/>
    <w:rsid w:val="00DB1A0C"/>
    <w:rPr>
      <w:sz w:val="18"/>
      <w:szCs w:val="18"/>
    </w:rPr>
  </w:style>
  <w:style w:type="character" w:customStyle="1" w:styleId="10">
    <w:name w:val="标题 1 字符"/>
    <w:basedOn w:val="a0"/>
    <w:link w:val="1"/>
    <w:uiPriority w:val="4"/>
    <w:rsid w:val="00BA6C60"/>
    <w:rPr>
      <w:rFonts w:ascii="Calibri" w:eastAsia="Calibri" w:hAnsi="Calibri"/>
      <w:b/>
      <w:bCs/>
      <w:kern w:val="0"/>
      <w:sz w:val="32"/>
      <w:szCs w:val="32"/>
      <w:lang w:eastAsia="en-US"/>
    </w:rPr>
  </w:style>
  <w:style w:type="paragraph" w:customStyle="1" w:styleId="TableParagraph">
    <w:name w:val="Table Paragraph"/>
    <w:basedOn w:val="a"/>
    <w:uiPriority w:val="1"/>
    <w:qFormat/>
    <w:rsid w:val="00BA6C60"/>
    <w:pPr>
      <w:jc w:val="left"/>
    </w:pPr>
    <w:rPr>
      <w:kern w:val="0"/>
      <w:sz w:val="22"/>
      <w:lang w:eastAsia="en-US"/>
    </w:rPr>
  </w:style>
  <w:style w:type="character" w:customStyle="1" w:styleId="20">
    <w:name w:val="标题 2 字符"/>
    <w:aliases w:val="模板2级标题 字符"/>
    <w:basedOn w:val="a0"/>
    <w:link w:val="2"/>
    <w:uiPriority w:val="5"/>
    <w:rsid w:val="00BA6C60"/>
    <w:rPr>
      <w:rFonts w:asciiTheme="majorHAnsi" w:eastAsiaTheme="majorEastAsia" w:hAnsiTheme="majorHAnsi" w:cstheme="majorBidi"/>
      <w:b/>
      <w:bCs/>
      <w:sz w:val="32"/>
      <w:szCs w:val="32"/>
    </w:rPr>
  </w:style>
  <w:style w:type="paragraph" w:styleId="a7">
    <w:name w:val="Body Text"/>
    <w:basedOn w:val="a"/>
    <w:link w:val="a8"/>
    <w:uiPriority w:val="99"/>
    <w:qFormat/>
    <w:rsid w:val="00BA6C60"/>
    <w:pPr>
      <w:ind w:left="112" w:firstLine="240"/>
      <w:jc w:val="left"/>
    </w:pPr>
    <w:rPr>
      <w:rFonts w:ascii="Calibri" w:eastAsia="Calibri" w:hAnsi="Calibri"/>
      <w:kern w:val="0"/>
      <w:szCs w:val="24"/>
      <w:lang w:eastAsia="en-US"/>
    </w:rPr>
  </w:style>
  <w:style w:type="character" w:customStyle="1" w:styleId="a8">
    <w:name w:val="正文文本 字符"/>
    <w:basedOn w:val="a0"/>
    <w:link w:val="a7"/>
    <w:uiPriority w:val="99"/>
    <w:rsid w:val="00BA6C60"/>
    <w:rPr>
      <w:rFonts w:ascii="Calibri" w:eastAsia="Calibri" w:hAnsi="Calibri"/>
      <w:kern w:val="0"/>
      <w:sz w:val="24"/>
      <w:szCs w:val="24"/>
      <w:lang w:eastAsia="en-US"/>
    </w:rPr>
  </w:style>
  <w:style w:type="paragraph" w:customStyle="1" w:styleId="Default">
    <w:name w:val="Default"/>
    <w:rsid w:val="00BA6C60"/>
    <w:pPr>
      <w:widowControl w:val="0"/>
      <w:autoSpaceDE w:val="0"/>
      <w:autoSpaceDN w:val="0"/>
      <w:adjustRightInd w:val="0"/>
    </w:pPr>
    <w:rPr>
      <w:rFonts w:ascii="Arial" w:hAnsi="Arial" w:cs="Arial"/>
      <w:color w:val="000000"/>
      <w:kern w:val="0"/>
      <w:sz w:val="24"/>
      <w:szCs w:val="24"/>
      <w:lang w:eastAsia="en-US"/>
    </w:rPr>
  </w:style>
  <w:style w:type="paragraph" w:styleId="TOC">
    <w:name w:val="TOC Heading"/>
    <w:aliases w:val="模板目录"/>
    <w:basedOn w:val="1"/>
    <w:next w:val="a"/>
    <w:uiPriority w:val="39"/>
    <w:unhideWhenUsed/>
    <w:qFormat/>
    <w:rsid w:val="00BA6C60"/>
    <w:pPr>
      <w:keepNext/>
      <w:keepLines/>
      <w:widowControl/>
      <w:spacing w:before="240" w:line="259" w:lineRule="auto"/>
      <w:ind w:left="0" w:firstLine="0"/>
      <w:outlineLvl w:val="9"/>
    </w:pPr>
    <w:rPr>
      <w:rFonts w:asciiTheme="majorHAnsi" w:eastAsiaTheme="majorEastAsia" w:hAnsiTheme="majorHAnsi" w:cstheme="majorBidi"/>
      <w:b w:val="0"/>
      <w:bCs w:val="0"/>
      <w:color w:val="2E74B5" w:themeColor="accent1" w:themeShade="BF"/>
      <w:lang w:eastAsia="zh-CN"/>
    </w:rPr>
  </w:style>
  <w:style w:type="paragraph" w:styleId="11">
    <w:name w:val="toc 1"/>
    <w:basedOn w:val="a"/>
    <w:next w:val="a"/>
    <w:link w:val="12"/>
    <w:autoRedefine/>
    <w:uiPriority w:val="39"/>
    <w:unhideWhenUsed/>
    <w:rsid w:val="00BA6C60"/>
  </w:style>
  <w:style w:type="paragraph" w:styleId="21">
    <w:name w:val="toc 2"/>
    <w:basedOn w:val="a"/>
    <w:next w:val="a"/>
    <w:autoRedefine/>
    <w:uiPriority w:val="39"/>
    <w:unhideWhenUsed/>
    <w:rsid w:val="00BA6C60"/>
    <w:pPr>
      <w:ind w:leftChars="200" w:left="420"/>
    </w:pPr>
  </w:style>
  <w:style w:type="character" w:styleId="a9">
    <w:name w:val="Hyperlink"/>
    <w:basedOn w:val="a0"/>
    <w:uiPriority w:val="99"/>
    <w:unhideWhenUsed/>
    <w:rsid w:val="00BA6C60"/>
    <w:rPr>
      <w:color w:val="0563C1" w:themeColor="hyperlink"/>
      <w:u w:val="single"/>
    </w:rPr>
  </w:style>
  <w:style w:type="table" w:styleId="aa">
    <w:name w:val="Table Grid"/>
    <w:basedOn w:val="a1"/>
    <w:uiPriority w:val="39"/>
    <w:rsid w:val="00030A8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
    <w:name w:val="封面标准名称"/>
    <w:rsid w:val="004F2214"/>
    <w:pPr>
      <w:widowControl w:val="0"/>
      <w:spacing w:line="680" w:lineRule="exact"/>
      <w:jc w:val="center"/>
      <w:textAlignment w:val="center"/>
    </w:pPr>
    <w:rPr>
      <w:rFonts w:ascii="黑体" w:eastAsia="黑体" w:hAnsi="Times New Roman" w:cs="Times New Roman"/>
      <w:kern w:val="0"/>
      <w:sz w:val="52"/>
      <w:szCs w:val="20"/>
    </w:rPr>
  </w:style>
  <w:style w:type="paragraph" w:customStyle="1" w:styleId="HR2">
    <w:name w:val="HR标题2"/>
    <w:basedOn w:val="a"/>
    <w:next w:val="HR0"/>
    <w:link w:val="HR20"/>
    <w:qFormat/>
    <w:rsid w:val="004F2214"/>
    <w:pPr>
      <w:numPr>
        <w:ilvl w:val="1"/>
        <w:numId w:val="3"/>
      </w:numPr>
      <w:tabs>
        <w:tab w:val="left" w:pos="454"/>
      </w:tabs>
      <w:outlineLvl w:val="1"/>
    </w:pPr>
    <w:rPr>
      <w:rFonts w:eastAsia="黑体" w:cs="Times New Roman"/>
      <w:szCs w:val="24"/>
    </w:rPr>
  </w:style>
  <w:style w:type="paragraph" w:customStyle="1" w:styleId="ac">
    <w:name w:val="段"/>
    <w:rsid w:val="004F2214"/>
    <w:pPr>
      <w:autoSpaceDE w:val="0"/>
      <w:autoSpaceDN w:val="0"/>
      <w:adjustRightInd w:val="0"/>
      <w:snapToGrid w:val="0"/>
      <w:spacing w:line="360" w:lineRule="auto"/>
      <w:ind w:firstLineChars="200" w:firstLine="514"/>
      <w:jc w:val="both"/>
    </w:pPr>
    <w:rPr>
      <w:rFonts w:ascii="宋体" w:eastAsia="宋体" w:hAnsi="宋体" w:cs="Times New Roman"/>
      <w:kern w:val="0"/>
      <w:sz w:val="24"/>
      <w:szCs w:val="24"/>
    </w:rPr>
  </w:style>
  <w:style w:type="paragraph" w:customStyle="1" w:styleId="HR4">
    <w:name w:val="HR标题4"/>
    <w:basedOn w:val="a"/>
    <w:next w:val="HR0"/>
    <w:rsid w:val="004F2214"/>
    <w:pPr>
      <w:numPr>
        <w:ilvl w:val="3"/>
        <w:numId w:val="3"/>
      </w:numPr>
      <w:tabs>
        <w:tab w:val="left" w:pos="794"/>
      </w:tabs>
      <w:outlineLvl w:val="3"/>
    </w:pPr>
    <w:rPr>
      <w:rFonts w:eastAsia="宋体" w:cs="Times New Roman"/>
      <w:szCs w:val="24"/>
    </w:rPr>
  </w:style>
  <w:style w:type="paragraph" w:customStyle="1" w:styleId="HR6">
    <w:name w:val="HR标题6"/>
    <w:basedOn w:val="a"/>
    <w:next w:val="HR0"/>
    <w:rsid w:val="004F2214"/>
    <w:pPr>
      <w:numPr>
        <w:ilvl w:val="5"/>
        <w:numId w:val="3"/>
      </w:numPr>
      <w:tabs>
        <w:tab w:val="left" w:pos="1134"/>
      </w:tabs>
      <w:outlineLvl w:val="5"/>
    </w:pPr>
    <w:rPr>
      <w:rFonts w:eastAsia="宋体" w:cs="Times New Roman"/>
      <w:szCs w:val="24"/>
    </w:rPr>
  </w:style>
  <w:style w:type="paragraph" w:customStyle="1" w:styleId="HR3">
    <w:name w:val="HR标题3"/>
    <w:basedOn w:val="a"/>
    <w:next w:val="HR0"/>
    <w:qFormat/>
    <w:rsid w:val="004F2214"/>
    <w:pPr>
      <w:numPr>
        <w:ilvl w:val="2"/>
        <w:numId w:val="3"/>
      </w:numPr>
      <w:tabs>
        <w:tab w:val="left" w:pos="624"/>
      </w:tabs>
      <w:outlineLvl w:val="2"/>
    </w:pPr>
    <w:rPr>
      <w:rFonts w:eastAsia="宋体" w:cs="Times New Roman"/>
      <w:szCs w:val="24"/>
    </w:rPr>
  </w:style>
  <w:style w:type="paragraph" w:customStyle="1" w:styleId="----------">
    <w:name w:val="-----完-----"/>
    <w:basedOn w:val="HR0"/>
    <w:next w:val="HR0"/>
    <w:rsid w:val="004F2214"/>
    <w:pPr>
      <w:spacing w:line="720" w:lineRule="auto"/>
      <w:jc w:val="center"/>
    </w:pPr>
  </w:style>
  <w:style w:type="paragraph" w:customStyle="1" w:styleId="HR1">
    <w:name w:val="HR标题1"/>
    <w:basedOn w:val="a"/>
    <w:next w:val="HR0"/>
    <w:qFormat/>
    <w:rsid w:val="004F2214"/>
    <w:pPr>
      <w:numPr>
        <w:numId w:val="3"/>
      </w:numPr>
      <w:outlineLvl w:val="0"/>
    </w:pPr>
    <w:rPr>
      <w:rFonts w:eastAsia="黑体" w:cs="Times New Roman"/>
      <w:szCs w:val="24"/>
    </w:rPr>
  </w:style>
  <w:style w:type="paragraph" w:customStyle="1" w:styleId="HR8">
    <w:name w:val="HR标题8"/>
    <w:basedOn w:val="a"/>
    <w:next w:val="HR0"/>
    <w:rsid w:val="004F2214"/>
    <w:pPr>
      <w:numPr>
        <w:ilvl w:val="7"/>
        <w:numId w:val="3"/>
      </w:numPr>
      <w:tabs>
        <w:tab w:val="left" w:pos="1531"/>
      </w:tabs>
      <w:outlineLvl w:val="7"/>
    </w:pPr>
    <w:rPr>
      <w:rFonts w:eastAsia="宋体" w:cs="Times New Roman"/>
      <w:szCs w:val="24"/>
    </w:rPr>
  </w:style>
  <w:style w:type="paragraph" w:customStyle="1" w:styleId="HR7">
    <w:name w:val="HR标题7"/>
    <w:basedOn w:val="a"/>
    <w:next w:val="HR0"/>
    <w:rsid w:val="004F2214"/>
    <w:pPr>
      <w:numPr>
        <w:ilvl w:val="6"/>
        <w:numId w:val="3"/>
      </w:numPr>
      <w:tabs>
        <w:tab w:val="left" w:pos="1332"/>
      </w:tabs>
      <w:outlineLvl w:val="6"/>
    </w:pPr>
    <w:rPr>
      <w:rFonts w:eastAsia="宋体" w:cs="Times New Roman"/>
      <w:szCs w:val="24"/>
    </w:rPr>
  </w:style>
  <w:style w:type="paragraph" w:customStyle="1" w:styleId="HR0">
    <w:name w:val="HR正文"/>
    <w:basedOn w:val="a"/>
    <w:link w:val="HRChar"/>
    <w:qFormat/>
    <w:rsid w:val="004F2214"/>
    <w:pPr>
      <w:spacing w:line="300" w:lineRule="auto"/>
    </w:pPr>
    <w:rPr>
      <w:rFonts w:eastAsia="宋体" w:cs="Times New Roman"/>
      <w:szCs w:val="24"/>
    </w:rPr>
  </w:style>
  <w:style w:type="paragraph" w:customStyle="1" w:styleId="HR5">
    <w:name w:val="HR标题5"/>
    <w:basedOn w:val="a"/>
    <w:next w:val="HR0"/>
    <w:rsid w:val="004F2214"/>
    <w:pPr>
      <w:numPr>
        <w:ilvl w:val="4"/>
        <w:numId w:val="3"/>
      </w:numPr>
      <w:tabs>
        <w:tab w:val="left" w:pos="964"/>
      </w:tabs>
      <w:outlineLvl w:val="4"/>
    </w:pPr>
    <w:rPr>
      <w:rFonts w:eastAsia="宋体" w:cs="Times New Roman"/>
      <w:szCs w:val="24"/>
    </w:rPr>
  </w:style>
  <w:style w:type="character" w:customStyle="1" w:styleId="HRChar">
    <w:name w:val="HR正文 Char"/>
    <w:link w:val="HR0"/>
    <w:rsid w:val="004F2214"/>
    <w:rPr>
      <w:rFonts w:ascii="Times New Roman" w:eastAsia="宋体" w:hAnsi="Times New Roman" w:cs="Times New Roman"/>
      <w:sz w:val="24"/>
      <w:szCs w:val="24"/>
    </w:rPr>
  </w:style>
  <w:style w:type="paragraph" w:customStyle="1" w:styleId="HR9">
    <w:name w:val="HR表格正文"/>
    <w:basedOn w:val="HR0"/>
    <w:qFormat/>
    <w:rsid w:val="004F2214"/>
    <w:pPr>
      <w:spacing w:line="240" w:lineRule="auto"/>
      <w:ind w:firstLineChars="0" w:firstLine="0"/>
    </w:pPr>
    <w:rPr>
      <w:sz w:val="21"/>
    </w:rPr>
  </w:style>
  <w:style w:type="character" w:customStyle="1" w:styleId="HR20">
    <w:name w:val="HR标题2 字符"/>
    <w:link w:val="HR2"/>
    <w:rsid w:val="004F2214"/>
    <w:rPr>
      <w:rFonts w:ascii="Times New Roman" w:eastAsia="黑体" w:hAnsi="Times New Roman" w:cs="Times New Roman"/>
      <w:sz w:val="24"/>
      <w:szCs w:val="24"/>
    </w:rPr>
  </w:style>
  <w:style w:type="numbering" w:customStyle="1" w:styleId="HR">
    <w:name w:val="HR标题列表"/>
    <w:rsid w:val="004F2214"/>
    <w:pPr>
      <w:numPr>
        <w:numId w:val="3"/>
      </w:numPr>
    </w:pPr>
  </w:style>
  <w:style w:type="paragraph" w:styleId="31">
    <w:name w:val="toc 3"/>
    <w:basedOn w:val="a"/>
    <w:next w:val="a"/>
    <w:autoRedefine/>
    <w:uiPriority w:val="39"/>
    <w:unhideWhenUsed/>
    <w:rsid w:val="00F66DBB"/>
    <w:pPr>
      <w:widowControl/>
      <w:spacing w:after="100" w:line="259" w:lineRule="auto"/>
      <w:ind w:left="440"/>
      <w:jc w:val="left"/>
    </w:pPr>
    <w:rPr>
      <w:rFonts w:cs="Times New Roman"/>
      <w:kern w:val="0"/>
      <w:sz w:val="22"/>
    </w:rPr>
  </w:style>
  <w:style w:type="character" w:customStyle="1" w:styleId="30">
    <w:name w:val="标题 3 字符"/>
    <w:aliases w:val="模板3级标题 字符"/>
    <w:basedOn w:val="a0"/>
    <w:link w:val="3"/>
    <w:uiPriority w:val="9"/>
    <w:rsid w:val="00C06501"/>
    <w:rPr>
      <w:b/>
      <w:bCs/>
      <w:sz w:val="32"/>
      <w:szCs w:val="32"/>
    </w:rPr>
  </w:style>
  <w:style w:type="character" w:customStyle="1" w:styleId="40">
    <w:name w:val="标题 4 字符"/>
    <w:basedOn w:val="a0"/>
    <w:link w:val="4"/>
    <w:uiPriority w:val="7"/>
    <w:rsid w:val="00C06501"/>
    <w:rPr>
      <w:rFonts w:asciiTheme="majorHAnsi" w:eastAsiaTheme="majorEastAsia" w:hAnsiTheme="majorHAnsi" w:cstheme="majorBidi"/>
      <w:i/>
      <w:iCs/>
      <w:color w:val="2E74B5" w:themeColor="accent1" w:themeShade="BF"/>
      <w:kern w:val="0"/>
      <w:sz w:val="24"/>
      <w:szCs w:val="24"/>
    </w:rPr>
  </w:style>
  <w:style w:type="paragraph" w:styleId="ad">
    <w:name w:val="List Paragraph"/>
    <w:basedOn w:val="a"/>
    <w:uiPriority w:val="34"/>
    <w:qFormat/>
    <w:rsid w:val="00C06501"/>
    <w:pPr>
      <w:adjustRightInd w:val="0"/>
      <w:spacing w:line="360" w:lineRule="atLeast"/>
      <w:ind w:left="720"/>
      <w:contextualSpacing/>
      <w:textAlignment w:val="baseline"/>
    </w:pPr>
    <w:rPr>
      <w:rFonts w:eastAsia="宋体" w:cs="Times New Roman"/>
      <w:kern w:val="0"/>
      <w:szCs w:val="24"/>
    </w:rPr>
  </w:style>
  <w:style w:type="paragraph" w:styleId="ae">
    <w:name w:val="No Spacing"/>
    <w:uiPriority w:val="1"/>
    <w:rsid w:val="00C06501"/>
    <w:rPr>
      <w:rFonts w:ascii="Times New Roman" w:eastAsia="宋体" w:hAnsi="Times New Roman"/>
      <w:color w:val="000000" w:themeColor="text1"/>
      <w:kern w:val="0"/>
      <w:sz w:val="18"/>
      <w:szCs w:val="18"/>
      <w:lang w:eastAsia="en-US"/>
    </w:rPr>
  </w:style>
  <w:style w:type="paragraph" w:styleId="af">
    <w:name w:val="Title"/>
    <w:basedOn w:val="a"/>
    <w:next w:val="a"/>
    <w:link w:val="af0"/>
    <w:uiPriority w:val="10"/>
    <w:rsid w:val="00C06501"/>
    <w:pPr>
      <w:adjustRightInd w:val="0"/>
      <w:spacing w:line="360" w:lineRule="atLeast"/>
      <w:contextualSpacing/>
      <w:textAlignment w:val="baseline"/>
    </w:pPr>
    <w:rPr>
      <w:rFonts w:asciiTheme="majorHAnsi" w:eastAsiaTheme="majorEastAsia" w:hAnsiTheme="majorHAnsi" w:cstheme="majorBidi"/>
      <w:spacing w:val="-10"/>
      <w:kern w:val="28"/>
      <w:sz w:val="56"/>
      <w:szCs w:val="56"/>
    </w:rPr>
  </w:style>
  <w:style w:type="character" w:customStyle="1" w:styleId="af0">
    <w:name w:val="标题 字符"/>
    <w:basedOn w:val="a0"/>
    <w:link w:val="af"/>
    <w:uiPriority w:val="10"/>
    <w:rsid w:val="00C06501"/>
    <w:rPr>
      <w:rFonts w:asciiTheme="majorHAnsi" w:eastAsiaTheme="majorEastAsia" w:hAnsiTheme="majorHAnsi" w:cstheme="majorBidi"/>
      <w:spacing w:val="-10"/>
      <w:kern w:val="28"/>
      <w:sz w:val="56"/>
      <w:szCs w:val="56"/>
    </w:rPr>
  </w:style>
  <w:style w:type="paragraph" w:styleId="af1">
    <w:name w:val="Balloon Text"/>
    <w:basedOn w:val="a"/>
    <w:link w:val="af2"/>
    <w:uiPriority w:val="99"/>
    <w:semiHidden/>
    <w:unhideWhenUsed/>
    <w:rsid w:val="00C06501"/>
    <w:pPr>
      <w:adjustRightInd w:val="0"/>
      <w:spacing w:line="360" w:lineRule="atLeast"/>
      <w:textAlignment w:val="baseline"/>
    </w:pPr>
    <w:rPr>
      <w:rFonts w:ascii="Segoe UI" w:eastAsia="宋体" w:hAnsi="Segoe UI" w:cs="Segoe UI"/>
      <w:kern w:val="0"/>
      <w:sz w:val="18"/>
      <w:szCs w:val="24"/>
    </w:rPr>
  </w:style>
  <w:style w:type="character" w:customStyle="1" w:styleId="af2">
    <w:name w:val="批注框文本 字符"/>
    <w:basedOn w:val="a0"/>
    <w:link w:val="af1"/>
    <w:uiPriority w:val="99"/>
    <w:semiHidden/>
    <w:rsid w:val="00C06501"/>
    <w:rPr>
      <w:rFonts w:ascii="Segoe UI" w:eastAsia="宋体" w:hAnsi="Segoe UI" w:cs="Segoe UI"/>
      <w:kern w:val="0"/>
      <w:sz w:val="18"/>
      <w:szCs w:val="24"/>
    </w:rPr>
  </w:style>
  <w:style w:type="paragraph" w:customStyle="1" w:styleId="Inhaltsverzeichnis1">
    <w:name w:val="Inhaltsverzeichnis1"/>
    <w:basedOn w:val="11"/>
    <w:link w:val="Inhaltsverzeichnis1Zchn"/>
    <w:autoRedefine/>
    <w:rsid w:val="00C06501"/>
    <w:pPr>
      <w:tabs>
        <w:tab w:val="left" w:pos="440"/>
        <w:tab w:val="right" w:leader="dot" w:pos="10456"/>
      </w:tabs>
      <w:adjustRightInd w:val="0"/>
      <w:spacing w:line="360" w:lineRule="atLeast"/>
      <w:jc w:val="left"/>
      <w:textAlignment w:val="baseline"/>
    </w:pPr>
    <w:rPr>
      <w:noProof/>
      <w:kern w:val="0"/>
    </w:rPr>
  </w:style>
  <w:style w:type="character" w:styleId="af3">
    <w:name w:val="Subtle Reference"/>
    <w:basedOn w:val="a0"/>
    <w:uiPriority w:val="31"/>
    <w:rsid w:val="00C06501"/>
    <w:rPr>
      <w:smallCaps/>
      <w:color w:val="5A5A5A" w:themeColor="text1" w:themeTint="A5"/>
    </w:rPr>
  </w:style>
  <w:style w:type="character" w:customStyle="1" w:styleId="12">
    <w:name w:val="目录 1 字符"/>
    <w:basedOn w:val="a0"/>
    <w:link w:val="11"/>
    <w:uiPriority w:val="39"/>
    <w:rsid w:val="00C06501"/>
  </w:style>
  <w:style w:type="character" w:customStyle="1" w:styleId="Inhaltsverzeichnis1Zchn">
    <w:name w:val="Inhaltsverzeichnis1 Zchn"/>
    <w:basedOn w:val="12"/>
    <w:link w:val="Inhaltsverzeichnis1"/>
    <w:rsid w:val="00C06501"/>
    <w:rPr>
      <w:rFonts w:ascii="Times New Roman" w:hAnsi="Times New Roman"/>
      <w:noProof/>
      <w:kern w:val="0"/>
    </w:rPr>
  </w:style>
  <w:style w:type="paragraph" w:styleId="41">
    <w:name w:val="toc 4"/>
    <w:basedOn w:val="a"/>
    <w:next w:val="a"/>
    <w:autoRedefine/>
    <w:uiPriority w:val="39"/>
    <w:unhideWhenUsed/>
    <w:rsid w:val="00C06501"/>
    <w:pPr>
      <w:adjustRightInd w:val="0"/>
      <w:spacing w:line="360" w:lineRule="atLeast"/>
      <w:ind w:left="660"/>
      <w:textAlignment w:val="baseline"/>
    </w:pPr>
    <w:rPr>
      <w:rFonts w:eastAsia="宋体" w:cstheme="minorHAnsi"/>
      <w:kern w:val="0"/>
      <w:sz w:val="18"/>
      <w:szCs w:val="24"/>
    </w:rPr>
  </w:style>
  <w:style w:type="paragraph" w:styleId="51">
    <w:name w:val="toc 5"/>
    <w:basedOn w:val="a"/>
    <w:next w:val="a"/>
    <w:autoRedefine/>
    <w:uiPriority w:val="39"/>
    <w:unhideWhenUsed/>
    <w:rsid w:val="00C06501"/>
    <w:pPr>
      <w:adjustRightInd w:val="0"/>
      <w:spacing w:line="360" w:lineRule="atLeast"/>
      <w:ind w:left="880"/>
      <w:textAlignment w:val="baseline"/>
    </w:pPr>
    <w:rPr>
      <w:rFonts w:eastAsia="宋体" w:cstheme="minorHAnsi"/>
      <w:kern w:val="0"/>
      <w:sz w:val="18"/>
      <w:szCs w:val="24"/>
    </w:rPr>
  </w:style>
  <w:style w:type="paragraph" w:styleId="61">
    <w:name w:val="toc 6"/>
    <w:basedOn w:val="a"/>
    <w:next w:val="a"/>
    <w:autoRedefine/>
    <w:uiPriority w:val="39"/>
    <w:unhideWhenUsed/>
    <w:rsid w:val="00C06501"/>
    <w:pPr>
      <w:adjustRightInd w:val="0"/>
      <w:spacing w:line="360" w:lineRule="atLeast"/>
      <w:ind w:left="1100"/>
      <w:textAlignment w:val="baseline"/>
    </w:pPr>
    <w:rPr>
      <w:rFonts w:eastAsia="宋体" w:cstheme="minorHAnsi"/>
      <w:kern w:val="0"/>
      <w:sz w:val="18"/>
      <w:szCs w:val="24"/>
    </w:rPr>
  </w:style>
  <w:style w:type="paragraph" w:styleId="7">
    <w:name w:val="toc 7"/>
    <w:basedOn w:val="a"/>
    <w:next w:val="a"/>
    <w:autoRedefine/>
    <w:uiPriority w:val="39"/>
    <w:unhideWhenUsed/>
    <w:rsid w:val="00C06501"/>
    <w:pPr>
      <w:adjustRightInd w:val="0"/>
      <w:spacing w:line="360" w:lineRule="atLeast"/>
      <w:ind w:left="1320"/>
      <w:textAlignment w:val="baseline"/>
    </w:pPr>
    <w:rPr>
      <w:rFonts w:eastAsia="宋体" w:cstheme="minorHAnsi"/>
      <w:kern w:val="0"/>
      <w:sz w:val="18"/>
      <w:szCs w:val="24"/>
    </w:rPr>
  </w:style>
  <w:style w:type="paragraph" w:styleId="8">
    <w:name w:val="toc 8"/>
    <w:basedOn w:val="a"/>
    <w:next w:val="a"/>
    <w:autoRedefine/>
    <w:uiPriority w:val="39"/>
    <w:unhideWhenUsed/>
    <w:rsid w:val="00C06501"/>
    <w:pPr>
      <w:adjustRightInd w:val="0"/>
      <w:spacing w:line="360" w:lineRule="atLeast"/>
      <w:ind w:left="1540"/>
      <w:textAlignment w:val="baseline"/>
    </w:pPr>
    <w:rPr>
      <w:rFonts w:eastAsia="宋体" w:cstheme="minorHAnsi"/>
      <w:kern w:val="0"/>
      <w:sz w:val="18"/>
      <w:szCs w:val="24"/>
    </w:rPr>
  </w:style>
  <w:style w:type="paragraph" w:styleId="9">
    <w:name w:val="toc 9"/>
    <w:basedOn w:val="a"/>
    <w:next w:val="a"/>
    <w:autoRedefine/>
    <w:uiPriority w:val="39"/>
    <w:unhideWhenUsed/>
    <w:rsid w:val="00C06501"/>
    <w:pPr>
      <w:adjustRightInd w:val="0"/>
      <w:spacing w:line="360" w:lineRule="atLeast"/>
      <w:ind w:left="1760"/>
      <w:textAlignment w:val="baseline"/>
    </w:pPr>
    <w:rPr>
      <w:rFonts w:eastAsia="宋体" w:cstheme="minorHAnsi"/>
      <w:kern w:val="0"/>
      <w:sz w:val="18"/>
      <w:szCs w:val="24"/>
    </w:rPr>
  </w:style>
  <w:style w:type="paragraph" w:customStyle="1" w:styleId="Formatvorlage1">
    <w:name w:val="Formatvorlage1"/>
    <w:basedOn w:val="2"/>
    <w:link w:val="Formatvorlage1Zchn"/>
    <w:rsid w:val="00C06501"/>
    <w:pPr>
      <w:adjustRightInd w:val="0"/>
      <w:spacing w:before="40" w:after="100" w:afterAutospacing="1" w:line="360" w:lineRule="atLeast"/>
      <w:textAlignment w:val="baseline"/>
    </w:pPr>
    <w:rPr>
      <w:rFonts w:ascii="Arial" w:eastAsia="黑体" w:hAnsi="Arial" w:cs="Arial"/>
      <w:b w:val="0"/>
      <w:bCs w:val="0"/>
      <w:kern w:val="0"/>
      <w:sz w:val="24"/>
      <w:szCs w:val="24"/>
    </w:rPr>
  </w:style>
  <w:style w:type="paragraph" w:styleId="af4">
    <w:name w:val="Normal (Web)"/>
    <w:basedOn w:val="a"/>
    <w:link w:val="af5"/>
    <w:uiPriority w:val="99"/>
    <w:unhideWhenUsed/>
    <w:rsid w:val="00C06501"/>
    <w:pPr>
      <w:adjustRightInd w:val="0"/>
      <w:spacing w:before="100" w:beforeAutospacing="1" w:after="100" w:afterAutospacing="1" w:line="360" w:lineRule="atLeast"/>
      <w:textAlignment w:val="baseline"/>
    </w:pPr>
    <w:rPr>
      <w:rFonts w:eastAsia="Times New Roman" w:cs="Times New Roman"/>
      <w:kern w:val="0"/>
      <w:szCs w:val="24"/>
      <w:lang w:val="en-GB" w:eastAsia="en-GB"/>
    </w:rPr>
  </w:style>
  <w:style w:type="character" w:customStyle="1" w:styleId="Formatvorlage1Zchn">
    <w:name w:val="Formatvorlage1 Zchn"/>
    <w:basedOn w:val="20"/>
    <w:link w:val="Formatvorlage1"/>
    <w:rsid w:val="00C06501"/>
    <w:rPr>
      <w:rFonts w:ascii="Arial" w:eastAsia="黑体" w:hAnsi="Arial" w:cs="Arial"/>
      <w:b w:val="0"/>
      <w:bCs w:val="0"/>
      <w:kern w:val="0"/>
      <w:sz w:val="24"/>
      <w:szCs w:val="24"/>
    </w:rPr>
  </w:style>
  <w:style w:type="character" w:styleId="af6">
    <w:name w:val="annotation reference"/>
    <w:basedOn w:val="a0"/>
    <w:uiPriority w:val="99"/>
    <w:semiHidden/>
    <w:unhideWhenUsed/>
    <w:rsid w:val="00C06501"/>
    <w:rPr>
      <w:sz w:val="16"/>
      <w:szCs w:val="16"/>
    </w:rPr>
  </w:style>
  <w:style w:type="paragraph" w:styleId="af7">
    <w:name w:val="annotation text"/>
    <w:basedOn w:val="a"/>
    <w:link w:val="af8"/>
    <w:uiPriority w:val="99"/>
    <w:semiHidden/>
    <w:unhideWhenUsed/>
    <w:rsid w:val="00C06501"/>
    <w:pPr>
      <w:adjustRightInd w:val="0"/>
      <w:spacing w:line="360" w:lineRule="atLeast"/>
      <w:textAlignment w:val="baseline"/>
    </w:pPr>
    <w:rPr>
      <w:rFonts w:eastAsia="宋体" w:cs="Times New Roman"/>
      <w:kern w:val="0"/>
      <w:sz w:val="20"/>
      <w:szCs w:val="20"/>
    </w:rPr>
  </w:style>
  <w:style w:type="character" w:customStyle="1" w:styleId="af8">
    <w:name w:val="批注文字 字符"/>
    <w:basedOn w:val="a0"/>
    <w:link w:val="af7"/>
    <w:uiPriority w:val="99"/>
    <w:semiHidden/>
    <w:rsid w:val="00C06501"/>
    <w:rPr>
      <w:rFonts w:ascii="Times New Roman" w:eastAsia="宋体" w:hAnsi="Times New Roman" w:cs="Times New Roman"/>
      <w:kern w:val="0"/>
      <w:sz w:val="20"/>
      <w:szCs w:val="20"/>
    </w:rPr>
  </w:style>
  <w:style w:type="paragraph" w:styleId="af9">
    <w:name w:val="annotation subject"/>
    <w:basedOn w:val="af7"/>
    <w:next w:val="af7"/>
    <w:link w:val="afa"/>
    <w:uiPriority w:val="99"/>
    <w:semiHidden/>
    <w:unhideWhenUsed/>
    <w:rsid w:val="00C06501"/>
    <w:rPr>
      <w:b/>
      <w:bCs/>
    </w:rPr>
  </w:style>
  <w:style w:type="character" w:customStyle="1" w:styleId="afa">
    <w:name w:val="批注主题 字符"/>
    <w:basedOn w:val="af8"/>
    <w:link w:val="af9"/>
    <w:uiPriority w:val="99"/>
    <w:semiHidden/>
    <w:rsid w:val="00C06501"/>
    <w:rPr>
      <w:rFonts w:ascii="Times New Roman" w:eastAsia="宋体" w:hAnsi="Times New Roman" w:cs="Times New Roman"/>
      <w:b/>
      <w:bCs/>
      <w:kern w:val="0"/>
      <w:sz w:val="20"/>
      <w:szCs w:val="20"/>
    </w:rPr>
  </w:style>
  <w:style w:type="paragraph" w:customStyle="1" w:styleId="StandardIndented">
    <w:name w:val="Standard Indented"/>
    <w:basedOn w:val="a"/>
    <w:rsid w:val="00C06501"/>
    <w:pPr>
      <w:adjustRightInd w:val="0"/>
      <w:spacing w:before="60" w:after="60" w:line="360" w:lineRule="atLeast"/>
      <w:ind w:left="1134"/>
      <w:textAlignment w:val="baseline"/>
    </w:pPr>
    <w:rPr>
      <w:rFonts w:ascii="Arial" w:eastAsia="Times New Roman" w:hAnsi="Arial" w:cs="Times New Roman"/>
      <w:kern w:val="0"/>
      <w:sz w:val="20"/>
      <w:szCs w:val="20"/>
      <w:lang w:val="en-GB"/>
    </w:rPr>
  </w:style>
  <w:style w:type="paragraph" w:styleId="afb">
    <w:name w:val="caption"/>
    <w:basedOn w:val="a"/>
    <w:next w:val="a"/>
    <w:rsid w:val="00C06501"/>
    <w:pPr>
      <w:adjustRightInd w:val="0"/>
      <w:spacing w:line="360" w:lineRule="atLeast"/>
      <w:textAlignment w:val="baseline"/>
    </w:pPr>
    <w:rPr>
      <w:rFonts w:ascii="Arial" w:eastAsia="Times New Roman" w:hAnsi="Arial" w:cs="Times New Roman"/>
      <w:b/>
      <w:kern w:val="0"/>
      <w:sz w:val="20"/>
      <w:szCs w:val="20"/>
      <w:lang w:val="en-GB"/>
    </w:rPr>
  </w:style>
  <w:style w:type="character" w:customStyle="1" w:styleId="transsent">
    <w:name w:val="transsent"/>
    <w:basedOn w:val="a0"/>
    <w:rsid w:val="00C06501"/>
  </w:style>
  <w:style w:type="paragraph" w:styleId="afc">
    <w:name w:val="Date"/>
    <w:basedOn w:val="a"/>
    <w:next w:val="a"/>
    <w:link w:val="afd"/>
    <w:uiPriority w:val="99"/>
    <w:semiHidden/>
    <w:unhideWhenUsed/>
    <w:rsid w:val="00C06501"/>
    <w:pPr>
      <w:adjustRightInd w:val="0"/>
      <w:spacing w:line="360" w:lineRule="atLeast"/>
      <w:ind w:leftChars="2500" w:left="2500"/>
      <w:textAlignment w:val="baseline"/>
    </w:pPr>
    <w:rPr>
      <w:rFonts w:eastAsia="宋体" w:cs="Times New Roman"/>
      <w:kern w:val="0"/>
      <w:szCs w:val="24"/>
    </w:rPr>
  </w:style>
  <w:style w:type="character" w:customStyle="1" w:styleId="afd">
    <w:name w:val="日期 字符"/>
    <w:basedOn w:val="a0"/>
    <w:link w:val="afc"/>
    <w:uiPriority w:val="99"/>
    <w:semiHidden/>
    <w:rsid w:val="00C06501"/>
    <w:rPr>
      <w:rFonts w:ascii="Times New Roman" w:eastAsia="宋体" w:hAnsi="Times New Roman" w:cs="Times New Roman"/>
      <w:kern w:val="0"/>
      <w:sz w:val="24"/>
      <w:szCs w:val="24"/>
    </w:rPr>
  </w:style>
  <w:style w:type="paragraph" w:customStyle="1" w:styleId="G2">
    <w:name w:val="G标题2"/>
    <w:basedOn w:val="a"/>
    <w:link w:val="G2Char"/>
    <w:rsid w:val="00C06501"/>
    <w:pPr>
      <w:adjustRightInd w:val="0"/>
      <w:spacing w:line="360" w:lineRule="atLeast"/>
      <w:ind w:left="1080" w:hanging="360"/>
      <w:textAlignment w:val="baseline"/>
      <w:outlineLvl w:val="1"/>
    </w:pPr>
    <w:rPr>
      <w:rFonts w:eastAsia="宋体" w:cs="Times New Roman"/>
      <w:bCs/>
      <w:szCs w:val="24"/>
    </w:rPr>
  </w:style>
  <w:style w:type="character" w:customStyle="1" w:styleId="G2Char">
    <w:name w:val="G标题2 Char"/>
    <w:link w:val="G2"/>
    <w:rsid w:val="00C06501"/>
    <w:rPr>
      <w:rFonts w:ascii="Times New Roman" w:eastAsia="宋体" w:hAnsi="Times New Roman" w:cs="Times New Roman"/>
      <w:bCs/>
      <w:sz w:val="24"/>
      <w:szCs w:val="24"/>
    </w:rPr>
  </w:style>
  <w:style w:type="paragraph" w:customStyle="1" w:styleId="afe">
    <w:name w:val="模板页眉"/>
    <w:basedOn w:val="a3"/>
    <w:link w:val="Char"/>
    <w:autoRedefine/>
    <w:uiPriority w:val="2"/>
    <w:qFormat/>
    <w:rsid w:val="00C06501"/>
    <w:pPr>
      <w:pBdr>
        <w:bottom w:val="none" w:sz="0" w:space="0" w:color="auto"/>
      </w:pBdr>
      <w:tabs>
        <w:tab w:val="clear" w:pos="4153"/>
        <w:tab w:val="clear" w:pos="8306"/>
        <w:tab w:val="center" w:pos="4703"/>
        <w:tab w:val="right" w:pos="9406"/>
      </w:tabs>
      <w:adjustRightInd w:val="0"/>
      <w:snapToGrid/>
      <w:spacing w:line="360" w:lineRule="atLeast"/>
      <w:ind w:left="159" w:right="159"/>
      <w:jc w:val="left"/>
      <w:textAlignment w:val="baseline"/>
    </w:pPr>
    <w:rPr>
      <w:rFonts w:eastAsia="黑体" w:cs="Times New Roman"/>
      <w:noProof/>
      <w:kern w:val="0"/>
      <w:sz w:val="16"/>
      <w:szCs w:val="24"/>
    </w:rPr>
  </w:style>
  <w:style w:type="character" w:customStyle="1" w:styleId="Char">
    <w:name w:val="模板页眉 Char"/>
    <w:basedOn w:val="a4"/>
    <w:link w:val="afe"/>
    <w:uiPriority w:val="2"/>
    <w:rsid w:val="00C06501"/>
    <w:rPr>
      <w:rFonts w:ascii="Times New Roman" w:eastAsia="黑体" w:hAnsi="Times New Roman" w:cs="Times New Roman"/>
      <w:noProof/>
      <w:kern w:val="0"/>
      <w:sz w:val="16"/>
      <w:szCs w:val="24"/>
    </w:rPr>
  </w:style>
  <w:style w:type="paragraph" w:customStyle="1" w:styleId="aff">
    <w:name w:val="封面名称"/>
    <w:basedOn w:val="af4"/>
    <w:link w:val="Char0"/>
    <w:autoRedefine/>
    <w:qFormat/>
    <w:rsid w:val="00C06501"/>
    <w:pPr>
      <w:spacing w:before="0" w:beforeAutospacing="0" w:after="0" w:afterAutospacing="0"/>
      <w:ind w:left="160" w:right="160"/>
      <w:jc w:val="center"/>
    </w:pPr>
    <w:rPr>
      <w:rFonts w:ascii="微软雅黑" w:eastAsia="宋体" w:hAnsi="微软雅黑" w:cs="Arial"/>
      <w:b/>
      <w:bCs/>
      <w:sz w:val="48"/>
      <w:szCs w:val="40"/>
    </w:rPr>
  </w:style>
  <w:style w:type="paragraph" w:customStyle="1" w:styleId="aff0">
    <w:name w:val="文件名称"/>
    <w:basedOn w:val="af4"/>
    <w:link w:val="Char1"/>
    <w:autoRedefine/>
    <w:uiPriority w:val="1"/>
    <w:qFormat/>
    <w:rsid w:val="004F42B3"/>
    <w:pPr>
      <w:spacing w:before="0" w:beforeAutospacing="0" w:after="0" w:afterAutospacing="0"/>
      <w:ind w:left="160" w:right="160" w:firstLineChars="241" w:firstLine="1161"/>
      <w:jc w:val="center"/>
    </w:pPr>
    <w:rPr>
      <w:rFonts w:eastAsia="宋体" w:cs="Arial"/>
      <w:b/>
      <w:bCs/>
      <w:sz w:val="48"/>
      <w:szCs w:val="40"/>
    </w:rPr>
  </w:style>
  <w:style w:type="character" w:customStyle="1" w:styleId="af5">
    <w:name w:val="普通(网站) 字符"/>
    <w:basedOn w:val="a0"/>
    <w:link w:val="af4"/>
    <w:uiPriority w:val="99"/>
    <w:rsid w:val="00C06501"/>
    <w:rPr>
      <w:rFonts w:ascii="Times New Roman" w:eastAsia="Times New Roman" w:hAnsi="Times New Roman" w:cs="Times New Roman"/>
      <w:kern w:val="0"/>
      <w:sz w:val="24"/>
      <w:szCs w:val="24"/>
      <w:lang w:val="en-GB" w:eastAsia="en-GB"/>
    </w:rPr>
  </w:style>
  <w:style w:type="character" w:customStyle="1" w:styleId="Char0">
    <w:name w:val="封面名称 Char"/>
    <w:basedOn w:val="af5"/>
    <w:link w:val="aff"/>
    <w:rsid w:val="00C06501"/>
    <w:rPr>
      <w:rFonts w:ascii="微软雅黑" w:eastAsia="宋体" w:hAnsi="微软雅黑" w:cs="Arial"/>
      <w:b/>
      <w:bCs/>
      <w:kern w:val="0"/>
      <w:sz w:val="48"/>
      <w:szCs w:val="40"/>
      <w:lang w:val="en-GB" w:eastAsia="en-GB"/>
    </w:rPr>
  </w:style>
  <w:style w:type="character" w:customStyle="1" w:styleId="Char1">
    <w:name w:val="文件名称 Char"/>
    <w:basedOn w:val="af5"/>
    <w:link w:val="aff0"/>
    <w:uiPriority w:val="1"/>
    <w:rsid w:val="004F42B3"/>
    <w:rPr>
      <w:rFonts w:ascii="Times New Roman" w:eastAsia="宋体" w:hAnsi="Times New Roman" w:cs="Arial"/>
      <w:b/>
      <w:bCs/>
      <w:kern w:val="0"/>
      <w:sz w:val="48"/>
      <w:szCs w:val="40"/>
      <w:lang w:val="en-GB" w:eastAsia="en-GB"/>
    </w:rPr>
  </w:style>
  <w:style w:type="paragraph" w:customStyle="1" w:styleId="13">
    <w:name w:val="模板1级标题"/>
    <w:basedOn w:val="1"/>
    <w:next w:val="a"/>
    <w:link w:val="1Char"/>
    <w:uiPriority w:val="3"/>
    <w:qFormat/>
    <w:rsid w:val="00C06501"/>
    <w:pPr>
      <w:keepNext/>
      <w:keepLines/>
      <w:adjustRightInd w:val="0"/>
      <w:spacing w:before="0" w:after="100" w:afterAutospacing="1" w:line="360" w:lineRule="atLeast"/>
      <w:ind w:left="0" w:firstLine="0"/>
      <w:jc w:val="both"/>
      <w:textAlignment w:val="baseline"/>
    </w:pPr>
    <w:rPr>
      <w:rFonts w:ascii="Times New Roman" w:eastAsia="黑体" w:hAnsi="Times New Roman" w:cs="Arial"/>
      <w:bCs w:val="0"/>
      <w:sz w:val="24"/>
      <w:szCs w:val="24"/>
    </w:rPr>
  </w:style>
  <w:style w:type="character" w:customStyle="1" w:styleId="1Char">
    <w:name w:val="模板1级标题 Char"/>
    <w:basedOn w:val="10"/>
    <w:link w:val="13"/>
    <w:uiPriority w:val="3"/>
    <w:rsid w:val="00C06501"/>
    <w:rPr>
      <w:rFonts w:ascii="Times New Roman" w:eastAsia="黑体" w:hAnsi="Times New Roman" w:cs="Arial"/>
      <w:b/>
      <w:bCs w:val="0"/>
      <w:kern w:val="0"/>
      <w:sz w:val="24"/>
      <w:szCs w:val="24"/>
      <w:lang w:eastAsia="en-US"/>
    </w:rPr>
  </w:style>
  <w:style w:type="paragraph" w:customStyle="1" w:styleId="42">
    <w:name w:val="模板4级标题"/>
    <w:basedOn w:val="4"/>
    <w:link w:val="4Char"/>
    <w:uiPriority w:val="7"/>
    <w:qFormat/>
    <w:rsid w:val="00C06501"/>
    <w:pPr>
      <w:spacing w:before="120" w:after="100" w:afterAutospacing="1"/>
    </w:pPr>
    <w:rPr>
      <w:rFonts w:ascii="Times New Roman" w:eastAsia="黑体" w:hAnsi="Times New Roman"/>
      <w:i w:val="0"/>
    </w:rPr>
  </w:style>
  <w:style w:type="character" w:customStyle="1" w:styleId="4Char">
    <w:name w:val="模板4级标题 Char"/>
    <w:basedOn w:val="40"/>
    <w:link w:val="42"/>
    <w:uiPriority w:val="7"/>
    <w:rsid w:val="00C06501"/>
    <w:rPr>
      <w:rFonts w:ascii="Times New Roman" w:eastAsia="黑体" w:hAnsi="Times New Roman" w:cstheme="majorBidi"/>
      <w:i w:val="0"/>
      <w:iCs/>
      <w:color w:val="2E74B5" w:themeColor="accent1" w:themeShade="BF"/>
      <w:kern w:val="0"/>
      <w:sz w:val="24"/>
      <w:szCs w:val="24"/>
    </w:rPr>
  </w:style>
  <w:style w:type="character" w:styleId="aff1">
    <w:name w:val="Intense Reference"/>
    <w:aliases w:val="模板参考文本"/>
    <w:basedOn w:val="a0"/>
    <w:uiPriority w:val="32"/>
    <w:qFormat/>
    <w:rsid w:val="00C06501"/>
    <w:rPr>
      <w:rFonts w:asciiTheme="minorHAnsi" w:eastAsia="宋体" w:hAnsiTheme="minorHAnsi" w:cstheme="minorBidi"/>
      <w:b/>
      <w:bCs/>
      <w:i/>
      <w:color w:val="4472C4" w:themeColor="accent5"/>
      <w:spacing w:val="5"/>
      <w:sz w:val="24"/>
      <w:szCs w:val="22"/>
    </w:rPr>
  </w:style>
  <w:style w:type="paragraph" w:customStyle="1" w:styleId="InfoBlue">
    <w:name w:val="InfoBlue"/>
    <w:basedOn w:val="a"/>
    <w:next w:val="a7"/>
    <w:rsid w:val="00C06501"/>
    <w:pPr>
      <w:adjustRightInd w:val="0"/>
      <w:spacing w:after="120" w:line="240" w:lineRule="atLeast"/>
      <w:ind w:firstLine="420"/>
      <w:textAlignment w:val="baseline"/>
    </w:pPr>
    <w:rPr>
      <w:rFonts w:ascii="宋体" w:eastAsia="宋体" w:hAnsi="宋体" w:cs="Times New Roman"/>
      <w:bCs/>
      <w:iCs/>
      <w:snapToGrid w:val="0"/>
      <w:color w:val="000000"/>
      <w:kern w:val="0"/>
      <w:szCs w:val="21"/>
    </w:rPr>
  </w:style>
  <w:style w:type="paragraph" w:customStyle="1" w:styleId="aff2">
    <w:name w:val="表格样式"/>
    <w:basedOn w:val="a"/>
    <w:link w:val="Char2"/>
    <w:rsid w:val="00C06501"/>
    <w:pPr>
      <w:adjustRightInd w:val="0"/>
      <w:textAlignment w:val="baseline"/>
    </w:pPr>
    <w:rPr>
      <w:rFonts w:ascii="Arial" w:eastAsia="宋体" w:hAnsi="Arial" w:cs="Times New Roman"/>
      <w:kern w:val="0"/>
      <w:szCs w:val="24"/>
    </w:rPr>
  </w:style>
  <w:style w:type="character" w:customStyle="1" w:styleId="Char2">
    <w:name w:val="表格样式 Char"/>
    <w:link w:val="aff2"/>
    <w:rsid w:val="00C06501"/>
    <w:rPr>
      <w:rFonts w:ascii="Arial" w:eastAsia="宋体" w:hAnsi="Arial" w:cs="Times New Roman"/>
      <w:kern w:val="0"/>
      <w:szCs w:val="24"/>
    </w:rPr>
  </w:style>
  <w:style w:type="paragraph" w:customStyle="1" w:styleId="src">
    <w:name w:val="src"/>
    <w:basedOn w:val="a"/>
    <w:rsid w:val="00C06501"/>
    <w:pPr>
      <w:widowControl/>
      <w:spacing w:before="100" w:beforeAutospacing="1" w:after="100" w:afterAutospacing="1"/>
      <w:jc w:val="left"/>
    </w:pPr>
    <w:rPr>
      <w:rFonts w:ascii="宋体" w:eastAsia="宋体" w:hAnsi="宋体" w:cs="宋体"/>
      <w:kern w:val="0"/>
      <w:szCs w:val="24"/>
    </w:rPr>
  </w:style>
  <w:style w:type="paragraph" w:customStyle="1" w:styleId="aff3">
    <w:name w:val="模板表格"/>
    <w:basedOn w:val="a"/>
    <w:link w:val="Char3"/>
    <w:uiPriority w:val="8"/>
    <w:qFormat/>
    <w:rsid w:val="00C06501"/>
    <w:pPr>
      <w:adjustRightInd w:val="0"/>
      <w:spacing w:line="360" w:lineRule="atLeast"/>
      <w:textAlignment w:val="baseline"/>
    </w:pPr>
    <w:rPr>
      <w:rFonts w:eastAsia="宋体" w:cs="Times New Roman"/>
      <w:kern w:val="0"/>
      <w:szCs w:val="24"/>
    </w:rPr>
  </w:style>
  <w:style w:type="character" w:customStyle="1" w:styleId="Char3">
    <w:name w:val="模板表格 Char"/>
    <w:basedOn w:val="a0"/>
    <w:link w:val="aff3"/>
    <w:uiPriority w:val="8"/>
    <w:rsid w:val="00C06501"/>
    <w:rPr>
      <w:rFonts w:ascii="Times New Roman" w:eastAsia="宋体" w:hAnsi="Times New Roman" w:cs="Times New Roman"/>
      <w:kern w:val="0"/>
      <w:sz w:val="24"/>
      <w:szCs w:val="24"/>
    </w:rPr>
  </w:style>
  <w:style w:type="character" w:styleId="aff4">
    <w:name w:val="FollowedHyperlink"/>
    <w:basedOn w:val="a0"/>
    <w:uiPriority w:val="99"/>
    <w:semiHidden/>
    <w:unhideWhenUsed/>
    <w:rsid w:val="00C06501"/>
    <w:rPr>
      <w:color w:val="954F72" w:themeColor="followedHyperlink"/>
      <w:u w:val="single"/>
    </w:rPr>
  </w:style>
  <w:style w:type="character" w:customStyle="1" w:styleId="ic-richtext-list-h">
    <w:name w:val="ic-richtext-list-h"/>
    <w:basedOn w:val="a0"/>
    <w:rsid w:val="006721AA"/>
  </w:style>
  <w:style w:type="paragraph" w:customStyle="1" w:styleId="bodysectionp">
    <w:name w:val="body &gt; section &gt; p"/>
    <w:basedOn w:val="a"/>
    <w:rsid w:val="00053DFC"/>
    <w:pPr>
      <w:spacing w:line="315" w:lineRule="atLeast"/>
      <w:ind w:firstLine="420"/>
      <w:jc w:val="left"/>
    </w:pPr>
    <w:rPr>
      <w:szCs w:val="21"/>
    </w:rPr>
  </w:style>
  <w:style w:type="paragraph" w:customStyle="1" w:styleId="bodysectiontabletdp">
    <w:name w:val="body &gt; section_table_td_p"/>
    <w:basedOn w:val="a"/>
    <w:rsid w:val="00053DFC"/>
    <w:pPr>
      <w:spacing w:line="315" w:lineRule="atLeast"/>
      <w:jc w:val="center"/>
    </w:pPr>
    <w:rPr>
      <w:szCs w:val="21"/>
    </w:rPr>
  </w:style>
  <w:style w:type="table" w:customStyle="1" w:styleId="bodysectiontable">
    <w:name w:val="body &gt; section_table"/>
    <w:basedOn w:val="a1"/>
    <w:rsid w:val="00053DFC"/>
    <w:rPr>
      <w:rFonts w:ascii="Times New Roman" w:hAnsi="Times New Roman" w:cs="Times New Roman"/>
      <w:kern w:val="0"/>
      <w:sz w:val="20"/>
      <w:szCs w:val="20"/>
      <w:lang w:eastAsia="en-US"/>
    </w:rPr>
    <w:tblPr/>
  </w:style>
  <w:style w:type="paragraph" w:customStyle="1" w:styleId="sectionpannotation">
    <w:name w:val="section_p_annotation"/>
    <w:basedOn w:val="a"/>
    <w:rsid w:val="00053DFC"/>
    <w:pPr>
      <w:spacing w:line="216" w:lineRule="atLeast"/>
      <w:jc w:val="left"/>
    </w:pPr>
    <w:rPr>
      <w:sz w:val="18"/>
      <w:szCs w:val="18"/>
    </w:rPr>
  </w:style>
  <w:style w:type="character" w:styleId="aff5">
    <w:name w:val="Placeholder Text"/>
    <w:basedOn w:val="a0"/>
    <w:uiPriority w:val="99"/>
    <w:semiHidden/>
    <w:rsid w:val="0093262E"/>
    <w:rPr>
      <w:color w:val="808080"/>
    </w:rPr>
  </w:style>
  <w:style w:type="paragraph" w:customStyle="1" w:styleId="msonormal0">
    <w:name w:val="msonormal"/>
    <w:basedOn w:val="a"/>
    <w:rsid w:val="00572B42"/>
    <w:pPr>
      <w:widowControl/>
      <w:spacing w:before="100" w:beforeAutospacing="1" w:after="100" w:afterAutospacing="1"/>
      <w:jc w:val="left"/>
    </w:pPr>
    <w:rPr>
      <w:rFonts w:ascii="宋体" w:eastAsia="宋体" w:hAnsi="宋体" w:cs="宋体"/>
      <w:kern w:val="0"/>
      <w:szCs w:val="24"/>
    </w:rPr>
  </w:style>
  <w:style w:type="character" w:customStyle="1" w:styleId="50">
    <w:name w:val="标题 5 字符"/>
    <w:basedOn w:val="a0"/>
    <w:link w:val="5"/>
    <w:uiPriority w:val="9"/>
    <w:rsid w:val="00651349"/>
    <w:rPr>
      <w:b/>
      <w:bCs/>
      <w:sz w:val="28"/>
      <w:szCs w:val="28"/>
    </w:rPr>
  </w:style>
  <w:style w:type="character" w:customStyle="1" w:styleId="60">
    <w:name w:val="标题 6 字符"/>
    <w:basedOn w:val="a0"/>
    <w:link w:val="6"/>
    <w:uiPriority w:val="9"/>
    <w:rsid w:val="00AB5B03"/>
    <w:rPr>
      <w:rFonts w:asciiTheme="majorHAnsi" w:eastAsiaTheme="majorEastAsia" w:hAnsiTheme="majorHAnsi" w:cstheme="majorBid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7478086">
      <w:bodyDiv w:val="1"/>
      <w:marLeft w:val="0"/>
      <w:marRight w:val="0"/>
      <w:marTop w:val="0"/>
      <w:marBottom w:val="0"/>
      <w:divBdr>
        <w:top w:val="none" w:sz="0" w:space="0" w:color="auto"/>
        <w:left w:val="none" w:sz="0" w:space="0" w:color="auto"/>
        <w:bottom w:val="none" w:sz="0" w:space="0" w:color="auto"/>
        <w:right w:val="none" w:sz="0" w:space="0" w:color="auto"/>
      </w:divBdr>
    </w:div>
    <w:div w:id="478618015">
      <w:bodyDiv w:val="1"/>
      <w:marLeft w:val="0"/>
      <w:marRight w:val="0"/>
      <w:marTop w:val="0"/>
      <w:marBottom w:val="0"/>
      <w:divBdr>
        <w:top w:val="none" w:sz="0" w:space="0" w:color="auto"/>
        <w:left w:val="none" w:sz="0" w:space="0" w:color="auto"/>
        <w:bottom w:val="none" w:sz="0" w:space="0" w:color="auto"/>
        <w:right w:val="none" w:sz="0" w:space="0" w:color="auto"/>
      </w:divBdr>
    </w:div>
    <w:div w:id="495070092">
      <w:bodyDiv w:val="1"/>
      <w:marLeft w:val="0"/>
      <w:marRight w:val="0"/>
      <w:marTop w:val="0"/>
      <w:marBottom w:val="0"/>
      <w:divBdr>
        <w:top w:val="none" w:sz="0" w:space="0" w:color="auto"/>
        <w:left w:val="none" w:sz="0" w:space="0" w:color="auto"/>
        <w:bottom w:val="none" w:sz="0" w:space="0" w:color="auto"/>
        <w:right w:val="none" w:sz="0" w:space="0" w:color="auto"/>
      </w:divBdr>
    </w:div>
    <w:div w:id="1194077176">
      <w:bodyDiv w:val="1"/>
      <w:marLeft w:val="0"/>
      <w:marRight w:val="0"/>
      <w:marTop w:val="0"/>
      <w:marBottom w:val="0"/>
      <w:divBdr>
        <w:top w:val="none" w:sz="0" w:space="0" w:color="auto"/>
        <w:left w:val="none" w:sz="0" w:space="0" w:color="auto"/>
        <w:bottom w:val="none" w:sz="0" w:space="0" w:color="auto"/>
        <w:right w:val="none" w:sz="0" w:space="0" w:color="auto"/>
      </w:divBdr>
    </w:div>
    <w:div w:id="1335956922">
      <w:bodyDiv w:val="1"/>
      <w:marLeft w:val="0"/>
      <w:marRight w:val="0"/>
      <w:marTop w:val="0"/>
      <w:marBottom w:val="0"/>
      <w:divBdr>
        <w:top w:val="none" w:sz="0" w:space="0" w:color="auto"/>
        <w:left w:val="none" w:sz="0" w:space="0" w:color="auto"/>
        <w:bottom w:val="none" w:sz="0" w:space="0" w:color="auto"/>
        <w:right w:val="none" w:sz="0" w:space="0" w:color="auto"/>
      </w:divBdr>
    </w:div>
    <w:div w:id="1352995268">
      <w:bodyDiv w:val="1"/>
      <w:marLeft w:val="0"/>
      <w:marRight w:val="0"/>
      <w:marTop w:val="0"/>
      <w:marBottom w:val="0"/>
      <w:divBdr>
        <w:top w:val="none" w:sz="0" w:space="0" w:color="auto"/>
        <w:left w:val="none" w:sz="0" w:space="0" w:color="auto"/>
        <w:bottom w:val="none" w:sz="0" w:space="0" w:color="auto"/>
        <w:right w:val="none" w:sz="0" w:space="0" w:color="auto"/>
      </w:divBdr>
    </w:div>
    <w:div w:id="1488398193">
      <w:bodyDiv w:val="1"/>
      <w:marLeft w:val="0"/>
      <w:marRight w:val="0"/>
      <w:marTop w:val="0"/>
      <w:marBottom w:val="0"/>
      <w:divBdr>
        <w:top w:val="none" w:sz="0" w:space="0" w:color="auto"/>
        <w:left w:val="none" w:sz="0" w:space="0" w:color="auto"/>
        <w:bottom w:val="none" w:sz="0" w:space="0" w:color="auto"/>
        <w:right w:val="none" w:sz="0" w:space="0" w:color="auto"/>
      </w:divBdr>
    </w:div>
    <w:div w:id="1530756190">
      <w:bodyDiv w:val="1"/>
      <w:marLeft w:val="0"/>
      <w:marRight w:val="0"/>
      <w:marTop w:val="0"/>
      <w:marBottom w:val="0"/>
      <w:divBdr>
        <w:top w:val="none" w:sz="0" w:space="0" w:color="auto"/>
        <w:left w:val="none" w:sz="0" w:space="0" w:color="auto"/>
        <w:bottom w:val="none" w:sz="0" w:space="0" w:color="auto"/>
        <w:right w:val="none" w:sz="0" w:space="0" w:color="auto"/>
      </w:divBdr>
    </w:div>
    <w:div w:id="1885631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09C87-050D-4843-A03B-7ACFC5A03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470</TotalTime>
  <Pages>26</Pages>
  <Words>2911</Words>
  <Characters>16597</Characters>
  <Application>Microsoft Office Word</Application>
  <DocSecurity>0</DocSecurity>
  <Lines>138</Lines>
  <Paragraphs>38</Paragraphs>
  <ScaleCrop>false</ScaleCrop>
  <Company>GWM-Ver1.0</Company>
  <LinksUpToDate>false</LinksUpToDate>
  <CharactersWithSpaces>19470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王川</dc:creator>
  <cp:keywords/>
  <dc:description/>
  <cp:lastModifiedBy>Guser</cp:lastModifiedBy>
  <cp:revision>59</cp:revision>
  <cp:lastPrinted>2026-08-17T02:15:00Z</cp:lastPrinted>
  <dcterms:created xsi:type="dcterms:W3CDTF">2026-08-13T09:06:00Z</dcterms:created>
  <dcterms:modified xsi:type="dcterms:W3CDTF">2026-08-17T02:23:00Z</dcterms:modified>
</cp:coreProperties>
</file>